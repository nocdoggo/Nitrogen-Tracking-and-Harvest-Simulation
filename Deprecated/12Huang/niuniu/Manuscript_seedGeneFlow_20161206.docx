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hors</w:t>
      </w:r>
      <w:del w:id="5" w:author="Liu, Jun" w:date="2016-12-05T08:49:00Z">
        <w:r w:rsidRPr="00C17972" w:rsidDel="00C042BD">
          <w:delText>e</w:delText>
        </w:r>
      </w:del>
      <w:r w:rsidRPr="00C17972">
        <w:t xml:space="preserve">weed  </w:t>
      </w:r>
      <w:r w:rsidR="00B67191" w:rsidRPr="00C17972">
        <w:t>(</w:t>
      </w:r>
      <w:r w:rsidR="00B67191" w:rsidRPr="00C17972">
        <w:rPr>
          <w:i/>
        </w:rPr>
        <w:t>Conyza canadensis</w:t>
      </w:r>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Meilan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Xiangzhen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Junming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2F3928" w:rsidDel="002119C8" w:rsidRDefault="00A65DCE">
      <w:pPr>
        <w:autoSpaceDE w:val="0"/>
        <w:autoSpaceDN w:val="0"/>
        <w:adjustRightInd w:val="0"/>
        <w:spacing w:after="0" w:line="480" w:lineRule="auto"/>
        <w:ind w:firstLine="432"/>
        <w:rPr>
          <w:del w:id="6" w:author="Liu, Jun" w:date="2016-12-03T17:36:00Z"/>
          <w:rFonts w:ascii="Times New Roman" w:hAnsi="Times New Roman"/>
          <w:szCs w:val="24"/>
          <w:highlight w:val="yellow"/>
          <w:rPrChange w:id="7" w:author="Wang, Junming" w:date="2016-12-04T16:12:00Z">
            <w:rPr>
              <w:del w:id="8" w:author="Liu, Jun" w:date="2016-12-03T17:36:00Z"/>
              <w:rFonts w:ascii="Times New Roman" w:hAnsi="Times New Roman"/>
              <w:szCs w:val="24"/>
            </w:rPr>
          </w:rPrChange>
        </w:rPr>
        <w:pPrChange w:id="9" w:author="Liu, Jun" w:date="2016-12-03T17:36:00Z">
          <w:pPr>
            <w:autoSpaceDE w:val="0"/>
            <w:autoSpaceDN w:val="0"/>
            <w:adjustRightInd w:val="0"/>
            <w:spacing w:after="0" w:line="480" w:lineRule="auto"/>
          </w:pPr>
        </w:pPrChange>
      </w:pPr>
      <w:r w:rsidRPr="002F3928">
        <w:rPr>
          <w:rFonts w:ascii="Times New Roman" w:hAnsi="Times New Roman"/>
          <w:szCs w:val="24"/>
          <w:highlight w:val="yellow"/>
          <w:rPrChange w:id="10" w:author="Wang, Junming" w:date="2016-12-04T16:12:00Z">
            <w:rPr>
              <w:rFonts w:ascii="Times New Roman" w:hAnsi="Times New Roman"/>
              <w:szCs w:val="24"/>
            </w:rPr>
          </w:rPrChange>
        </w:rPr>
        <w:t xml:space="preserve">The </w:t>
      </w:r>
      <w:r w:rsidR="005A16CB" w:rsidRPr="002F3928">
        <w:rPr>
          <w:rFonts w:ascii="Times New Roman" w:hAnsi="Times New Roman"/>
          <w:szCs w:val="24"/>
          <w:highlight w:val="yellow"/>
          <w:rPrChange w:id="11" w:author="Wang, Junming" w:date="2016-12-04T16:12:00Z">
            <w:rPr>
              <w:rFonts w:ascii="Times New Roman" w:hAnsi="Times New Roman"/>
              <w:szCs w:val="24"/>
            </w:rPr>
          </w:rPrChange>
        </w:rPr>
        <w:t>wide dispersion</w:t>
      </w:r>
      <w:r w:rsidRPr="002F3928">
        <w:rPr>
          <w:rFonts w:ascii="Times New Roman" w:hAnsi="Times New Roman"/>
          <w:szCs w:val="24"/>
          <w:highlight w:val="yellow"/>
          <w:rPrChange w:id="12" w:author="Wang, Junming" w:date="2016-12-04T16:12:00Z">
            <w:rPr>
              <w:rFonts w:ascii="Times New Roman" w:hAnsi="Times New Roman"/>
              <w:szCs w:val="24"/>
            </w:rPr>
          </w:rPrChange>
        </w:rPr>
        <w:t xml:space="preserve"> of </w:t>
      </w:r>
      <w:r w:rsidR="005023C4" w:rsidRPr="002F3928">
        <w:rPr>
          <w:rFonts w:ascii="Times New Roman" w:hAnsi="Times New Roman"/>
          <w:szCs w:val="24"/>
          <w:highlight w:val="yellow"/>
          <w:rPrChange w:id="13" w:author="Wang, Junming" w:date="2016-12-04T16:12:00Z">
            <w:rPr>
              <w:rFonts w:ascii="Times New Roman" w:hAnsi="Times New Roman"/>
              <w:szCs w:val="24"/>
            </w:rPr>
          </w:rPrChange>
        </w:rPr>
        <w:t>Glyphosate-res</w:t>
      </w:r>
      <w:r w:rsidRPr="002F3928">
        <w:rPr>
          <w:rFonts w:ascii="Times New Roman" w:hAnsi="Times New Roman"/>
          <w:szCs w:val="24"/>
          <w:highlight w:val="yellow"/>
          <w:rPrChange w:id="14" w:author="Wang, Junming" w:date="2016-12-04T16:12:00Z">
            <w:rPr>
              <w:rFonts w:ascii="Times New Roman" w:hAnsi="Times New Roman"/>
              <w:szCs w:val="24"/>
            </w:rPr>
          </w:rPrChange>
        </w:rPr>
        <w:t>istant (GR) h</w:t>
      </w:r>
      <w:r w:rsidR="005023C4" w:rsidRPr="002F3928">
        <w:rPr>
          <w:rFonts w:ascii="Times New Roman" w:hAnsi="Times New Roman"/>
          <w:szCs w:val="24"/>
          <w:highlight w:val="yellow"/>
          <w:rPrChange w:id="15" w:author="Wang, Junming" w:date="2016-12-04T16:12:00Z">
            <w:rPr>
              <w:rFonts w:ascii="Times New Roman" w:hAnsi="Times New Roman"/>
              <w:szCs w:val="24"/>
            </w:rPr>
          </w:rPrChange>
        </w:rPr>
        <w:t>orseweed</w:t>
      </w:r>
      <w:r w:rsidR="00EA642A" w:rsidRPr="002F3928">
        <w:rPr>
          <w:rFonts w:ascii="Times New Roman" w:hAnsi="Times New Roman"/>
          <w:szCs w:val="24"/>
          <w:highlight w:val="yellow"/>
          <w:rPrChange w:id="16" w:author="Wang, Junming" w:date="2016-12-04T16:12:00Z">
            <w:rPr>
              <w:rFonts w:ascii="Times New Roman" w:hAnsi="Times New Roman"/>
              <w:szCs w:val="24"/>
            </w:rPr>
          </w:rPrChange>
        </w:rPr>
        <w:t xml:space="preserve"> (</w:t>
      </w:r>
      <w:r w:rsidR="00EA642A" w:rsidRPr="002F3928">
        <w:rPr>
          <w:rFonts w:ascii="Times New Roman" w:hAnsi="Times New Roman"/>
          <w:i/>
          <w:szCs w:val="24"/>
          <w:highlight w:val="yellow"/>
          <w:rPrChange w:id="17" w:author="Wang, Junming" w:date="2016-12-04T16:12:00Z">
            <w:rPr>
              <w:rFonts w:ascii="Times New Roman" w:hAnsi="Times New Roman"/>
              <w:i/>
              <w:szCs w:val="24"/>
            </w:rPr>
          </w:rPrChange>
        </w:rPr>
        <w:t>Conyza canadensis</w:t>
      </w:r>
      <w:r w:rsidR="00EA642A" w:rsidRPr="002F3928">
        <w:rPr>
          <w:rFonts w:ascii="Times New Roman" w:hAnsi="Times New Roman"/>
          <w:szCs w:val="24"/>
          <w:highlight w:val="yellow"/>
          <w:rPrChange w:id="18" w:author="Wang, Junming" w:date="2016-12-04T16:12:00Z">
            <w:rPr>
              <w:rFonts w:ascii="Times New Roman" w:hAnsi="Times New Roman"/>
              <w:szCs w:val="24"/>
            </w:rPr>
          </w:rPrChange>
        </w:rPr>
        <w:t>)</w:t>
      </w:r>
      <w:r w:rsidRPr="002F3928">
        <w:rPr>
          <w:rFonts w:ascii="Times New Roman" w:hAnsi="Times New Roman"/>
          <w:szCs w:val="24"/>
          <w:highlight w:val="yellow"/>
          <w:rPrChange w:id="19" w:author="Wang, Junming" w:date="2016-12-04T16:12:00Z">
            <w:rPr>
              <w:rFonts w:ascii="Times New Roman" w:hAnsi="Times New Roman"/>
              <w:szCs w:val="24"/>
            </w:rPr>
          </w:rPrChange>
        </w:rPr>
        <w:t xml:space="preserve"> biotypes</w:t>
      </w:r>
      <w:r w:rsidR="003C212B" w:rsidRPr="002F3928">
        <w:rPr>
          <w:rFonts w:ascii="Times New Roman" w:hAnsi="Times New Roman"/>
          <w:szCs w:val="24"/>
          <w:highlight w:val="yellow"/>
          <w:rPrChange w:id="20" w:author="Wang, Junming" w:date="2016-12-04T16:12:00Z">
            <w:rPr>
              <w:rFonts w:ascii="Times New Roman" w:hAnsi="Times New Roman"/>
              <w:szCs w:val="24"/>
            </w:rPr>
          </w:rPrChange>
        </w:rPr>
        <w:t xml:space="preserve"> </w:t>
      </w:r>
      <w:r w:rsidR="00375AE0" w:rsidRPr="002F3928">
        <w:rPr>
          <w:rFonts w:ascii="Times New Roman" w:hAnsi="Times New Roman"/>
          <w:szCs w:val="24"/>
          <w:highlight w:val="yellow"/>
          <w:rPrChange w:id="21" w:author="Wang, Junming" w:date="2016-12-04T16:12:00Z">
            <w:rPr>
              <w:rFonts w:ascii="Times New Roman" w:hAnsi="Times New Roman"/>
              <w:szCs w:val="24"/>
            </w:rPr>
          </w:rPrChange>
        </w:rPr>
        <w:t>has</w:t>
      </w:r>
      <w:r w:rsidR="005023C4" w:rsidRPr="002F3928">
        <w:rPr>
          <w:rFonts w:ascii="Times New Roman" w:hAnsi="Times New Roman"/>
          <w:szCs w:val="24"/>
          <w:highlight w:val="yellow"/>
          <w:rPrChange w:id="22" w:author="Wang, Junming" w:date="2016-12-04T16:12:00Z">
            <w:rPr>
              <w:rFonts w:ascii="Times New Roman" w:hAnsi="Times New Roman"/>
              <w:szCs w:val="24"/>
            </w:rPr>
          </w:rPrChange>
        </w:rPr>
        <w:t xml:space="preserve"> been reported in agricultural fields</w:t>
      </w:r>
      <w:r w:rsidRPr="002F3928">
        <w:rPr>
          <w:rFonts w:ascii="Times New Roman" w:hAnsi="Times New Roman"/>
          <w:szCs w:val="24"/>
          <w:highlight w:val="yellow"/>
          <w:rPrChange w:id="23" w:author="Wang, Junming" w:date="2016-12-04T16:12:00Z">
            <w:rPr>
              <w:rFonts w:ascii="Times New Roman" w:hAnsi="Times New Roman"/>
              <w:szCs w:val="24"/>
            </w:rPr>
          </w:rPrChange>
        </w:rPr>
        <w:t xml:space="preserve"> in many states.  GR traits may be </w:t>
      </w:r>
      <w:r w:rsidR="00C76720" w:rsidRPr="002F3928">
        <w:rPr>
          <w:rFonts w:ascii="Times New Roman" w:hAnsi="Times New Roman"/>
          <w:szCs w:val="24"/>
          <w:highlight w:val="yellow"/>
          <w:rPrChange w:id="24" w:author="Wang, Junming" w:date="2016-12-04T16:12:00Z">
            <w:rPr>
              <w:rFonts w:ascii="Times New Roman" w:hAnsi="Times New Roman"/>
              <w:szCs w:val="24"/>
            </w:rPr>
          </w:rPrChange>
        </w:rPr>
        <w:t xml:space="preserve">transferred </w:t>
      </w:r>
      <w:r w:rsidR="00885107" w:rsidRPr="002F3928">
        <w:rPr>
          <w:rFonts w:ascii="Times New Roman" w:hAnsi="Times New Roman"/>
          <w:szCs w:val="24"/>
          <w:highlight w:val="yellow"/>
          <w:rPrChange w:id="25" w:author="Wang, Junming" w:date="2016-12-04T16:12:00Z">
            <w:rPr>
              <w:rFonts w:ascii="Times New Roman" w:hAnsi="Times New Roman"/>
              <w:szCs w:val="24"/>
            </w:rPr>
          </w:rPrChange>
        </w:rPr>
        <w:t xml:space="preserve">though </w:t>
      </w:r>
      <w:r w:rsidRPr="002F3928">
        <w:rPr>
          <w:rFonts w:ascii="Times New Roman" w:hAnsi="Times New Roman"/>
          <w:szCs w:val="24"/>
          <w:highlight w:val="yellow"/>
          <w:rPrChange w:id="26" w:author="Wang, Junming" w:date="2016-12-04T16:12:00Z">
            <w:rPr>
              <w:rFonts w:ascii="Times New Roman" w:hAnsi="Times New Roman"/>
              <w:szCs w:val="24"/>
            </w:rPr>
          </w:rPrChange>
        </w:rPr>
        <w:t>seed</w:t>
      </w:r>
      <w:r w:rsidR="00A073F2" w:rsidRPr="002F3928">
        <w:rPr>
          <w:rFonts w:ascii="Times New Roman" w:hAnsi="Times New Roman"/>
          <w:szCs w:val="24"/>
          <w:highlight w:val="yellow"/>
          <w:rPrChange w:id="27" w:author="Wang, Junming" w:date="2016-12-04T16:12:00Z">
            <w:rPr>
              <w:rFonts w:ascii="Times New Roman" w:hAnsi="Times New Roman"/>
              <w:szCs w:val="24"/>
            </w:rPr>
          </w:rPrChange>
        </w:rPr>
        <w:t>s</w:t>
      </w:r>
      <w:r w:rsidRPr="002F3928">
        <w:rPr>
          <w:rFonts w:ascii="Times New Roman" w:hAnsi="Times New Roman"/>
          <w:szCs w:val="24"/>
          <w:highlight w:val="yellow"/>
          <w:rPrChange w:id="28" w:author="Wang, Junming" w:date="2016-12-04T16:12:00Z">
            <w:rPr>
              <w:rFonts w:ascii="Times New Roman" w:hAnsi="Times New Roman"/>
              <w:szCs w:val="24"/>
            </w:rPr>
          </w:rPrChange>
        </w:rPr>
        <w:t xml:space="preserve"> or pollen from fields with existing GR problems to </w:t>
      </w:r>
      <w:r w:rsidR="00C76720" w:rsidRPr="002F3928">
        <w:rPr>
          <w:rFonts w:ascii="Times New Roman" w:hAnsi="Times New Roman"/>
          <w:szCs w:val="24"/>
          <w:highlight w:val="yellow"/>
          <w:rPrChange w:id="29" w:author="Wang, Junming" w:date="2016-12-04T16:12:00Z">
            <w:rPr>
              <w:rFonts w:ascii="Times New Roman" w:hAnsi="Times New Roman"/>
              <w:szCs w:val="24"/>
            </w:rPr>
          </w:rPrChange>
        </w:rPr>
        <w:t>surrounding fields</w:t>
      </w:r>
      <w:r w:rsidRPr="002F3928">
        <w:rPr>
          <w:rFonts w:ascii="Times New Roman" w:hAnsi="Times New Roman"/>
          <w:szCs w:val="24"/>
          <w:highlight w:val="yellow"/>
          <w:rPrChange w:id="30" w:author="Wang, Junming" w:date="2016-12-04T16:12:00Z">
            <w:rPr>
              <w:rFonts w:ascii="Times New Roman" w:hAnsi="Times New Roman"/>
              <w:szCs w:val="24"/>
            </w:rPr>
          </w:rPrChange>
        </w:rPr>
        <w:t xml:space="preserve">.  </w:t>
      </w:r>
      <w:r w:rsidR="00C76720" w:rsidRPr="002F3928">
        <w:rPr>
          <w:rFonts w:ascii="Times New Roman" w:hAnsi="Times New Roman"/>
          <w:szCs w:val="24"/>
          <w:highlight w:val="yellow"/>
          <w:rPrChange w:id="31" w:author="Wang, Junming" w:date="2016-12-04T16:12:00Z">
            <w:rPr>
              <w:rFonts w:ascii="Times New Roman" w:hAnsi="Times New Roman"/>
              <w:szCs w:val="24"/>
            </w:rPr>
          </w:rPrChange>
        </w:rPr>
        <w:t>U</w:t>
      </w:r>
      <w:r w:rsidRPr="002F3928">
        <w:rPr>
          <w:rFonts w:ascii="Times New Roman" w:hAnsi="Times New Roman"/>
          <w:szCs w:val="24"/>
          <w:highlight w:val="yellow"/>
          <w:rPrChange w:id="32" w:author="Wang, Junming" w:date="2016-12-04T16:12:00Z">
            <w:rPr>
              <w:rFonts w:ascii="Times New Roman" w:hAnsi="Times New Roman"/>
              <w:szCs w:val="24"/>
            </w:rPr>
          </w:rPrChange>
        </w:rPr>
        <w:t xml:space="preserve">nderstanding seed production and movement is essential </w:t>
      </w:r>
      <w:r w:rsidR="00C76720" w:rsidRPr="002F3928">
        <w:rPr>
          <w:rFonts w:ascii="Times New Roman" w:hAnsi="Times New Roman"/>
          <w:szCs w:val="24"/>
          <w:highlight w:val="yellow"/>
          <w:rPrChange w:id="33" w:author="Wang, Junming" w:date="2016-12-04T16:12:00Z">
            <w:rPr>
              <w:rFonts w:ascii="Times New Roman" w:hAnsi="Times New Roman"/>
              <w:szCs w:val="24"/>
            </w:rPr>
          </w:rPrChange>
        </w:rPr>
        <w:t>when</w:t>
      </w:r>
      <w:r w:rsidRPr="002F3928">
        <w:rPr>
          <w:rFonts w:ascii="Times New Roman" w:hAnsi="Times New Roman"/>
          <w:szCs w:val="24"/>
          <w:highlight w:val="yellow"/>
          <w:rPrChange w:id="34" w:author="Wang, Junming" w:date="2016-12-04T16:12:00Z">
            <w:rPr>
              <w:rFonts w:ascii="Times New Roman" w:hAnsi="Times New Roman"/>
              <w:szCs w:val="24"/>
            </w:rPr>
          </w:rPrChange>
        </w:rPr>
        <w:t xml:space="preserve"> characteriz</w:t>
      </w:r>
      <w:r w:rsidR="00A073F2" w:rsidRPr="002F3928">
        <w:rPr>
          <w:rFonts w:ascii="Times New Roman" w:hAnsi="Times New Roman"/>
          <w:szCs w:val="24"/>
          <w:highlight w:val="yellow"/>
          <w:rPrChange w:id="35" w:author="Wang, Junming" w:date="2016-12-04T16:12:00Z">
            <w:rPr>
              <w:rFonts w:ascii="Times New Roman" w:hAnsi="Times New Roman"/>
              <w:szCs w:val="24"/>
            </w:rPr>
          </w:rPrChange>
        </w:rPr>
        <w:t>ing</w:t>
      </w:r>
      <w:r w:rsidRPr="002F3928">
        <w:rPr>
          <w:rFonts w:ascii="Times New Roman" w:hAnsi="Times New Roman"/>
          <w:szCs w:val="24"/>
          <w:highlight w:val="yellow"/>
          <w:rPrChange w:id="36" w:author="Wang, Junming" w:date="2016-12-04T16:12:00Z">
            <w:rPr>
              <w:rFonts w:ascii="Times New Roman" w:hAnsi="Times New Roman"/>
              <w:szCs w:val="24"/>
            </w:rPr>
          </w:rPrChange>
        </w:rPr>
        <w:t xml:space="preserve"> and predict</w:t>
      </w:r>
      <w:r w:rsidR="00A073F2" w:rsidRPr="002F3928">
        <w:rPr>
          <w:rFonts w:ascii="Times New Roman" w:hAnsi="Times New Roman"/>
          <w:szCs w:val="24"/>
          <w:highlight w:val="yellow"/>
          <w:rPrChange w:id="37" w:author="Wang, Junming" w:date="2016-12-04T16:12:00Z">
            <w:rPr>
              <w:rFonts w:ascii="Times New Roman" w:hAnsi="Times New Roman"/>
              <w:szCs w:val="24"/>
            </w:rPr>
          </w:rPrChange>
        </w:rPr>
        <w:t>ing</w:t>
      </w:r>
      <w:r w:rsidRPr="002F3928">
        <w:rPr>
          <w:rFonts w:ascii="Times New Roman" w:hAnsi="Times New Roman"/>
          <w:szCs w:val="24"/>
          <w:highlight w:val="yellow"/>
          <w:rPrChange w:id="38" w:author="Wang, Junming" w:date="2016-12-04T16:12:00Z">
            <w:rPr>
              <w:rFonts w:ascii="Times New Roman" w:hAnsi="Times New Roman"/>
              <w:szCs w:val="24"/>
            </w:rPr>
          </w:rPrChange>
        </w:rPr>
        <w:t xml:space="preserve"> the </w:t>
      </w:r>
      <w:r w:rsidR="003C212B" w:rsidRPr="002F3928">
        <w:rPr>
          <w:rFonts w:ascii="Times New Roman" w:hAnsi="Times New Roman"/>
          <w:szCs w:val="24"/>
          <w:highlight w:val="yellow"/>
          <w:rPrChange w:id="39" w:author="Wang, Junming" w:date="2016-12-04T16:12:00Z">
            <w:rPr>
              <w:rFonts w:ascii="Times New Roman" w:hAnsi="Times New Roman"/>
              <w:szCs w:val="24"/>
            </w:rPr>
          </w:rPrChange>
        </w:rPr>
        <w:t>GR horseweed spread</w:t>
      </w:r>
      <w:r w:rsidRPr="002F3928">
        <w:rPr>
          <w:rFonts w:ascii="Times New Roman" w:hAnsi="Times New Roman"/>
          <w:szCs w:val="24"/>
          <w:highlight w:val="yellow"/>
          <w:rPrChange w:id="40" w:author="Wang, Junming" w:date="2016-12-04T16:12:00Z">
            <w:rPr>
              <w:rFonts w:ascii="Times New Roman" w:hAnsi="Times New Roman"/>
              <w:szCs w:val="24"/>
            </w:rPr>
          </w:rPrChange>
        </w:rPr>
        <w:t xml:space="preserve">. Yet, </w:t>
      </w:r>
      <w:r w:rsidR="00A073F2" w:rsidRPr="002F3928">
        <w:rPr>
          <w:rFonts w:ascii="Times New Roman" w:hAnsi="Times New Roman"/>
          <w:szCs w:val="24"/>
          <w:highlight w:val="yellow"/>
          <w:rPrChange w:id="41" w:author="Wang, Junming" w:date="2016-12-04T16:12:00Z">
            <w:rPr>
              <w:rFonts w:ascii="Times New Roman" w:hAnsi="Times New Roman"/>
              <w:szCs w:val="24"/>
            </w:rPr>
          </w:rPrChange>
        </w:rPr>
        <w:t xml:space="preserve">a literature review </w:t>
      </w:r>
      <w:r w:rsidR="005A16CB" w:rsidRPr="002F3928">
        <w:rPr>
          <w:rFonts w:ascii="Times New Roman" w:hAnsi="Times New Roman"/>
          <w:szCs w:val="24"/>
          <w:highlight w:val="yellow"/>
          <w:rPrChange w:id="42" w:author="Wang, Junming" w:date="2016-12-04T16:12:00Z">
            <w:rPr>
              <w:rFonts w:ascii="Times New Roman" w:hAnsi="Times New Roman"/>
              <w:szCs w:val="24"/>
            </w:rPr>
          </w:rPrChange>
        </w:rPr>
        <w:t>indicates</w:t>
      </w:r>
      <w:r w:rsidRPr="002F3928">
        <w:rPr>
          <w:rFonts w:ascii="Times New Roman" w:hAnsi="Times New Roman"/>
          <w:szCs w:val="24"/>
          <w:highlight w:val="yellow"/>
          <w:rPrChange w:id="43" w:author="Wang, Junming" w:date="2016-12-04T16:12:00Z">
            <w:rPr>
              <w:rFonts w:ascii="Times New Roman" w:hAnsi="Times New Roman"/>
              <w:szCs w:val="24"/>
            </w:rPr>
          </w:rPrChange>
        </w:rPr>
        <w:t xml:space="preserve"> there </w:t>
      </w:r>
      <w:r w:rsidR="00603766" w:rsidRPr="002F3928">
        <w:rPr>
          <w:rFonts w:ascii="Times New Roman" w:hAnsi="Times New Roman"/>
          <w:szCs w:val="24"/>
          <w:highlight w:val="yellow"/>
          <w:rPrChange w:id="44" w:author="Wang, Junming" w:date="2016-12-04T16:12:00Z">
            <w:rPr>
              <w:rFonts w:ascii="Times New Roman" w:hAnsi="Times New Roman"/>
              <w:szCs w:val="24"/>
            </w:rPr>
          </w:rPrChange>
        </w:rPr>
        <w:t>is no</w:t>
      </w:r>
      <w:r w:rsidRPr="002F3928">
        <w:rPr>
          <w:rFonts w:ascii="Times New Roman" w:hAnsi="Times New Roman"/>
          <w:szCs w:val="24"/>
          <w:highlight w:val="yellow"/>
          <w:rPrChange w:id="45" w:author="Wang, Junming" w:date="2016-12-04T16:12:00Z">
            <w:rPr>
              <w:rFonts w:ascii="Times New Roman" w:hAnsi="Times New Roman"/>
              <w:szCs w:val="24"/>
            </w:rPr>
          </w:rPrChange>
        </w:rPr>
        <w:t xml:space="preserve"> experimental data on horseweed dyn</w:t>
      </w:r>
      <w:r w:rsidR="00603766" w:rsidRPr="002F3928">
        <w:rPr>
          <w:rFonts w:ascii="Times New Roman" w:hAnsi="Times New Roman"/>
          <w:szCs w:val="24"/>
          <w:highlight w:val="yellow"/>
          <w:rPrChange w:id="46" w:author="Wang, Junming" w:date="2016-12-04T16:12:00Z">
            <w:rPr>
              <w:rFonts w:ascii="Times New Roman" w:hAnsi="Times New Roman"/>
              <w:szCs w:val="24"/>
            </w:rPr>
          </w:rPrChange>
        </w:rPr>
        <w:t>amic (hourly) seed production and</w:t>
      </w:r>
      <w:r w:rsidRPr="002F3928">
        <w:rPr>
          <w:rFonts w:ascii="Times New Roman" w:hAnsi="Times New Roman"/>
          <w:szCs w:val="24"/>
          <w:highlight w:val="yellow"/>
          <w:rPrChange w:id="47" w:author="Wang, Junming" w:date="2016-12-04T16:12:00Z">
            <w:rPr>
              <w:rFonts w:ascii="Times New Roman" w:hAnsi="Times New Roman"/>
              <w:szCs w:val="24"/>
            </w:rPr>
          </w:rPrChange>
        </w:rPr>
        <w:t xml:space="preserve"> horizontal dispersion and deposition. </w:t>
      </w:r>
      <w:r w:rsidR="0027133A" w:rsidRPr="002F3928">
        <w:rPr>
          <w:rFonts w:ascii="Times New Roman" w:hAnsi="Times New Roman"/>
          <w:szCs w:val="24"/>
          <w:highlight w:val="yellow"/>
          <w:rPrChange w:id="48" w:author="Wang, Junming" w:date="2016-12-04T16:12:00Z">
            <w:rPr>
              <w:rFonts w:ascii="Times New Roman" w:hAnsi="Times New Roman"/>
              <w:szCs w:val="24"/>
            </w:rPr>
          </w:rPrChange>
        </w:rPr>
        <w:t xml:space="preserve">To fill this knowledge gap, a 43-day field experiment was performed in Champaign, Illinois, USA in 2013 to characterize horseweed atmospheric </w:t>
      </w:r>
      <w:r w:rsidR="005D59C4" w:rsidRPr="002F3928">
        <w:rPr>
          <w:rFonts w:ascii="Times New Roman" w:hAnsi="Times New Roman"/>
          <w:szCs w:val="24"/>
          <w:highlight w:val="yellow"/>
          <w:rPrChange w:id="49" w:author="Wang, Junming" w:date="2016-12-04T16:12:00Z">
            <w:rPr>
              <w:rFonts w:ascii="Times New Roman" w:hAnsi="Times New Roman"/>
              <w:szCs w:val="24"/>
            </w:rPr>
          </w:rPrChange>
        </w:rPr>
        <w:t>seed</w:t>
      </w:r>
      <w:r w:rsidR="0027133A" w:rsidRPr="002F3928">
        <w:rPr>
          <w:rFonts w:ascii="Times New Roman" w:hAnsi="Times New Roman"/>
          <w:szCs w:val="24"/>
          <w:highlight w:val="yellow"/>
          <w:rPrChange w:id="50" w:author="Wang, Junming" w:date="2016-12-04T16:12:00Z">
            <w:rPr>
              <w:rFonts w:ascii="Times New Roman" w:hAnsi="Times New Roman"/>
              <w:szCs w:val="24"/>
            </w:rPr>
          </w:rPrChange>
        </w:rPr>
        <w:t xml:space="preserve"> emission, dispersion, and depos</w:t>
      </w:r>
      <w:r w:rsidR="0027133A" w:rsidRPr="002F3928">
        <w:rPr>
          <w:rFonts w:ascii="Times New Roman" w:hAnsi="Times New Roman"/>
          <w:szCs w:val="24"/>
          <w:highlight w:val="yellow"/>
          <w:lang w:eastAsia="zh-CN"/>
          <w:rPrChange w:id="51" w:author="Wang, Junming" w:date="2016-12-04T16:12:00Z">
            <w:rPr>
              <w:rFonts w:ascii="Times New Roman" w:hAnsi="Times New Roman"/>
              <w:szCs w:val="24"/>
              <w:lang w:eastAsia="zh-CN"/>
            </w:rPr>
          </w:rPrChange>
        </w:rPr>
        <w:t>it</w:t>
      </w:r>
      <w:r w:rsidR="0027133A" w:rsidRPr="002F3928">
        <w:rPr>
          <w:rFonts w:ascii="Times New Roman" w:hAnsi="Times New Roman"/>
          <w:szCs w:val="24"/>
          <w:highlight w:val="yellow"/>
          <w:rPrChange w:id="52" w:author="Wang, Junming" w:date="2016-12-04T16:12:00Z">
            <w:rPr>
              <w:rFonts w:ascii="Times New Roman" w:hAnsi="Times New Roman"/>
              <w:szCs w:val="24"/>
            </w:rPr>
          </w:rPrChange>
        </w:rPr>
        <w:t xml:space="preserve">ion. </w:t>
      </w:r>
      <w:r w:rsidRPr="002F3928">
        <w:rPr>
          <w:rFonts w:ascii="Times New Roman" w:hAnsi="Times New Roman"/>
          <w:szCs w:val="24"/>
          <w:highlight w:val="yellow"/>
          <w:rPrChange w:id="53" w:author="Wang, Junming" w:date="2016-12-04T16:12:00Z">
            <w:rPr>
              <w:rFonts w:ascii="Times New Roman" w:hAnsi="Times New Roman"/>
              <w:szCs w:val="24"/>
            </w:rPr>
          </w:rPrChange>
        </w:rPr>
        <w:t>Seed</w:t>
      </w:r>
      <w:r w:rsidR="0027133A" w:rsidRPr="002F3928">
        <w:rPr>
          <w:rFonts w:ascii="Times New Roman" w:hAnsi="Times New Roman"/>
          <w:szCs w:val="24"/>
          <w:highlight w:val="yellow"/>
          <w:rPrChange w:id="54" w:author="Wang, Junming" w:date="2016-12-04T16:12:00Z">
            <w:rPr>
              <w:rFonts w:ascii="Times New Roman" w:hAnsi="Times New Roman"/>
              <w:szCs w:val="24"/>
            </w:rPr>
          </w:rPrChange>
        </w:rPr>
        <w:t xml:space="preserve"> concentration and deposition</w:t>
      </w:r>
      <w:r w:rsidR="00E06C95" w:rsidRPr="002F3928">
        <w:rPr>
          <w:rFonts w:ascii="Times New Roman" w:hAnsi="Times New Roman"/>
          <w:szCs w:val="24"/>
          <w:highlight w:val="yellow"/>
          <w:rPrChange w:id="55" w:author="Wang, Junming" w:date="2016-12-04T16:12:00Z">
            <w:rPr>
              <w:rFonts w:ascii="Times New Roman" w:hAnsi="Times New Roman"/>
              <w:szCs w:val="24"/>
            </w:rPr>
          </w:rPrChange>
        </w:rPr>
        <w:t>,</w:t>
      </w:r>
      <w:r w:rsidR="0027133A" w:rsidRPr="002F3928">
        <w:rPr>
          <w:rFonts w:ascii="Times New Roman" w:hAnsi="Times New Roman"/>
          <w:szCs w:val="24"/>
          <w:highlight w:val="yellow"/>
          <w:rPrChange w:id="56" w:author="Wang, Junming" w:date="2016-12-04T16:12:00Z">
            <w:rPr>
              <w:rFonts w:ascii="Times New Roman" w:hAnsi="Times New Roman"/>
              <w:szCs w:val="24"/>
            </w:rPr>
          </w:rPrChange>
        </w:rPr>
        <w:t xml:space="preserve"> </w:t>
      </w:r>
      <w:r w:rsidRPr="002F3928">
        <w:rPr>
          <w:rFonts w:ascii="Times New Roman" w:hAnsi="Times New Roman"/>
          <w:szCs w:val="24"/>
          <w:highlight w:val="yellow"/>
          <w:rPrChange w:id="57" w:author="Wang, Junming" w:date="2016-12-04T16:12:00Z">
            <w:rPr>
              <w:rFonts w:ascii="Times New Roman" w:hAnsi="Times New Roman"/>
              <w:szCs w:val="24"/>
            </w:rPr>
          </w:rPrChange>
        </w:rPr>
        <w:t>along</w:t>
      </w:r>
      <w:r w:rsidR="00557989" w:rsidRPr="002F3928">
        <w:rPr>
          <w:rFonts w:ascii="Times New Roman" w:hAnsi="Times New Roman"/>
          <w:szCs w:val="24"/>
          <w:highlight w:val="yellow"/>
          <w:rPrChange w:id="58" w:author="Wang, Junming" w:date="2016-12-04T16:12:00Z">
            <w:rPr>
              <w:rFonts w:ascii="Times New Roman" w:hAnsi="Times New Roman"/>
              <w:szCs w:val="24"/>
            </w:rPr>
          </w:rPrChange>
        </w:rPr>
        <w:t xml:space="preserve"> </w:t>
      </w:r>
      <w:r w:rsidR="0027133A" w:rsidRPr="002F3928">
        <w:rPr>
          <w:rFonts w:ascii="Times New Roman" w:hAnsi="Times New Roman"/>
          <w:szCs w:val="24"/>
          <w:highlight w:val="yellow"/>
          <w:rPrChange w:id="59" w:author="Wang, Junming" w:date="2016-12-04T16:12:00Z">
            <w:rPr>
              <w:rFonts w:ascii="Times New Roman" w:hAnsi="Times New Roman"/>
              <w:szCs w:val="24"/>
            </w:rPr>
          </w:rPrChange>
        </w:rPr>
        <w:t>with atmospheric data</w:t>
      </w:r>
      <w:r w:rsidR="00E06C95" w:rsidRPr="002F3928">
        <w:rPr>
          <w:rFonts w:ascii="Times New Roman" w:hAnsi="Times New Roman"/>
          <w:szCs w:val="24"/>
          <w:highlight w:val="yellow"/>
          <w:rPrChange w:id="60" w:author="Wang, Junming" w:date="2016-12-04T16:12:00Z">
            <w:rPr>
              <w:rFonts w:ascii="Times New Roman" w:hAnsi="Times New Roman"/>
              <w:szCs w:val="24"/>
            </w:rPr>
          </w:rPrChange>
        </w:rPr>
        <w:t>,</w:t>
      </w:r>
      <w:r w:rsidR="0027133A" w:rsidRPr="002F3928">
        <w:rPr>
          <w:rFonts w:ascii="Times New Roman" w:hAnsi="Times New Roman"/>
          <w:szCs w:val="24"/>
          <w:highlight w:val="yellow"/>
          <w:rPrChange w:id="61" w:author="Wang, Junming" w:date="2016-12-04T16:12:00Z">
            <w:rPr>
              <w:rFonts w:ascii="Times New Roman" w:hAnsi="Times New Roman"/>
              <w:szCs w:val="24"/>
            </w:rPr>
          </w:rPrChange>
        </w:rPr>
        <w:t xml:space="preserve"> were measured in a source field (</w:t>
      </w:r>
      <w:r w:rsidRPr="002F3928">
        <w:rPr>
          <w:rFonts w:ascii="Times New Roman" w:hAnsi="Times New Roman"/>
          <w:szCs w:val="24"/>
          <w:highlight w:val="yellow"/>
          <w:rPrChange w:id="62" w:author="Wang, Junming" w:date="2016-12-04T16:12:00Z">
            <w:rPr>
              <w:rFonts w:ascii="Times New Roman" w:hAnsi="Times New Roman"/>
              <w:szCs w:val="24"/>
            </w:rPr>
          </w:rPrChange>
        </w:rPr>
        <w:t>180×46</w:t>
      </w:r>
      <w:r w:rsidR="0027133A" w:rsidRPr="002F3928">
        <w:rPr>
          <w:rFonts w:ascii="Times New Roman" w:hAnsi="Times New Roman"/>
          <w:szCs w:val="24"/>
          <w:highlight w:val="yellow"/>
          <w:rPrChange w:id="63" w:author="Wang, Junming" w:date="2016-12-04T16:12:00Z">
            <w:rPr>
              <w:rFonts w:ascii="Times New Roman" w:hAnsi="Times New Roman"/>
              <w:szCs w:val="24"/>
            </w:rPr>
          </w:rPrChange>
        </w:rPr>
        <w:t xml:space="preserve"> m) and its surrounding areas up to 1 km downwind horizontally and up to 100 m vertically. </w:t>
      </w:r>
    </w:p>
    <w:p w14:paraId="582147B1" w14:textId="0D454232" w:rsidR="00CD6B18" w:rsidRPr="002F3928" w:rsidRDefault="0027133A">
      <w:pPr>
        <w:autoSpaceDE w:val="0"/>
        <w:autoSpaceDN w:val="0"/>
        <w:adjustRightInd w:val="0"/>
        <w:spacing w:after="0" w:line="480" w:lineRule="auto"/>
        <w:ind w:firstLine="432"/>
        <w:rPr>
          <w:rFonts w:ascii="Times New Roman" w:hAnsi="Times New Roman"/>
          <w:szCs w:val="24"/>
          <w:highlight w:val="yellow"/>
          <w:rPrChange w:id="64" w:author="Wang, Junming" w:date="2016-12-04T16:12:00Z">
            <w:rPr>
              <w:rFonts w:ascii="Times New Roman" w:hAnsi="Times New Roman"/>
              <w:szCs w:val="24"/>
            </w:rPr>
          </w:rPrChange>
        </w:rPr>
        <w:pPrChange w:id="65" w:author="Liu, Jun" w:date="2016-12-03T17:36:00Z">
          <w:pPr>
            <w:autoSpaceDE w:val="0"/>
            <w:autoSpaceDN w:val="0"/>
            <w:adjustRightInd w:val="0"/>
            <w:spacing w:after="0" w:line="480" w:lineRule="auto"/>
          </w:pPr>
        </w:pPrChange>
      </w:pPr>
      <w:r w:rsidRPr="002F3928">
        <w:rPr>
          <w:rFonts w:ascii="Times New Roman" w:hAnsi="Times New Roman"/>
          <w:szCs w:val="24"/>
          <w:highlight w:val="yellow"/>
          <w:rPrChange w:id="66" w:author="Wang, Junming" w:date="2016-12-04T16:12:00Z">
            <w:rPr>
              <w:rFonts w:ascii="Times New Roman" w:hAnsi="Times New Roman"/>
              <w:szCs w:val="24"/>
            </w:rPr>
          </w:rPrChange>
        </w:rPr>
        <w:t xml:space="preserve">The source strength (emission rate) </w:t>
      </w:r>
      <w:r w:rsidR="00A65DCE" w:rsidRPr="002F3928">
        <w:rPr>
          <w:rFonts w:ascii="Times New Roman" w:hAnsi="Times New Roman"/>
          <w:szCs w:val="24"/>
          <w:highlight w:val="yellow"/>
          <w:rPrChange w:id="67" w:author="Wang, Junming" w:date="2016-12-04T16:12:00Z">
            <w:rPr>
              <w:rFonts w:ascii="Times New Roman" w:hAnsi="Times New Roman"/>
              <w:szCs w:val="24"/>
            </w:rPr>
          </w:rPrChange>
        </w:rPr>
        <w:t xml:space="preserve">was reported in a </w:t>
      </w:r>
      <w:r w:rsidRPr="002F3928">
        <w:rPr>
          <w:rFonts w:ascii="Times New Roman" w:hAnsi="Times New Roman"/>
          <w:szCs w:val="24"/>
          <w:highlight w:val="yellow"/>
          <w:rPrChange w:id="68" w:author="Wang, Junming" w:date="2016-12-04T16:12:00Z">
            <w:rPr>
              <w:rFonts w:ascii="Times New Roman" w:hAnsi="Times New Roman"/>
              <w:szCs w:val="24"/>
            </w:rPr>
          </w:rPrChange>
        </w:rPr>
        <w:t xml:space="preserve">range from 0 to </w:t>
      </w:r>
      <w:r w:rsidR="00101542" w:rsidRPr="002F3928">
        <w:rPr>
          <w:rFonts w:ascii="Times New Roman" w:hAnsi="Times New Roman"/>
          <w:szCs w:val="24"/>
          <w:highlight w:val="yellow"/>
          <w:rPrChange w:id="69" w:author="Wang, Junming" w:date="2016-12-04T16:12:00Z">
            <w:rPr>
              <w:rFonts w:ascii="Times New Roman" w:hAnsi="Times New Roman"/>
              <w:szCs w:val="24"/>
            </w:rPr>
          </w:rPrChange>
        </w:rPr>
        <w:t>3.9</w:t>
      </w:r>
      <w:r w:rsidRPr="002F3928">
        <w:rPr>
          <w:rFonts w:ascii="Times New Roman" w:hAnsi="Times New Roman"/>
          <w:szCs w:val="24"/>
          <w:highlight w:val="yellow"/>
          <w:rPrChange w:id="70" w:author="Wang, Junming" w:date="2016-12-04T16:12:00Z">
            <w:rPr>
              <w:rFonts w:ascii="Times New Roman" w:hAnsi="Times New Roman"/>
              <w:szCs w:val="24"/>
            </w:rPr>
          </w:rPrChange>
        </w:rPr>
        <w:t xml:space="preserve"> </w:t>
      </w:r>
      <w:r w:rsidR="00101542" w:rsidRPr="002F3928">
        <w:rPr>
          <w:rFonts w:ascii="Times New Roman" w:hAnsi="Times New Roman"/>
          <w:szCs w:val="24"/>
          <w:highlight w:val="yellow"/>
          <w:rPrChange w:id="71" w:author="Wang, Junming" w:date="2016-12-04T16:12:00Z">
            <w:rPr>
              <w:rFonts w:ascii="Times New Roman" w:hAnsi="Times New Roman"/>
              <w:szCs w:val="24"/>
            </w:rPr>
          </w:rPrChange>
        </w:rPr>
        <w:t>seed</w:t>
      </w:r>
      <w:r w:rsidR="00A629FD" w:rsidRPr="002F3928">
        <w:rPr>
          <w:rFonts w:ascii="Times New Roman" w:hAnsi="Times New Roman"/>
          <w:szCs w:val="24"/>
          <w:highlight w:val="yellow"/>
          <w:rPrChange w:id="72" w:author="Wang, Junming" w:date="2016-12-04T16:12:00Z">
            <w:rPr>
              <w:rFonts w:ascii="Times New Roman" w:hAnsi="Times New Roman"/>
              <w:szCs w:val="24"/>
            </w:rPr>
          </w:rPrChange>
        </w:rPr>
        <w:t>s</w:t>
      </w:r>
      <w:r w:rsidR="00A65DCE" w:rsidRPr="002F3928">
        <w:rPr>
          <w:rFonts w:ascii="Times New Roman" w:hAnsi="Times New Roman"/>
          <w:szCs w:val="24"/>
          <w:highlight w:val="yellow"/>
          <w:rPrChange w:id="73" w:author="Wang, Junming" w:date="2016-12-04T16:12:00Z">
            <w:rPr>
              <w:rFonts w:ascii="Times New Roman" w:hAnsi="Times New Roman"/>
              <w:szCs w:val="24"/>
            </w:rPr>
          </w:rPrChange>
        </w:rPr>
        <w:t>/m</w:t>
      </w:r>
      <w:r w:rsidR="00A65DCE" w:rsidRPr="002F3928">
        <w:rPr>
          <w:rFonts w:ascii="Times New Roman" w:hAnsi="Times New Roman"/>
          <w:szCs w:val="24"/>
          <w:highlight w:val="yellow"/>
          <w:vertAlign w:val="superscript"/>
          <w:rPrChange w:id="74" w:author="Wang, Junming" w:date="2016-12-04T16:12:00Z">
            <w:rPr>
              <w:rFonts w:ascii="Times New Roman" w:hAnsi="Times New Roman"/>
              <w:szCs w:val="24"/>
              <w:vertAlign w:val="superscript"/>
            </w:rPr>
          </w:rPrChange>
        </w:rPr>
        <w:t>2</w:t>
      </w:r>
      <w:r w:rsidR="00A65DCE" w:rsidRPr="002F3928">
        <w:rPr>
          <w:rFonts w:ascii="Times New Roman" w:hAnsi="Times New Roman"/>
          <w:szCs w:val="24"/>
          <w:highlight w:val="yellow"/>
          <w:rPrChange w:id="75" w:author="Wang, Junming" w:date="2016-12-04T16:12:00Z">
            <w:rPr>
              <w:rFonts w:ascii="Times New Roman" w:hAnsi="Times New Roman"/>
              <w:szCs w:val="24"/>
            </w:rPr>
          </w:rPrChange>
        </w:rPr>
        <w:t>/s</w:t>
      </w:r>
      <w:r w:rsidR="00B87DF3" w:rsidRPr="002F3928">
        <w:rPr>
          <w:rFonts w:ascii="Times New Roman" w:hAnsi="Times New Roman"/>
          <w:szCs w:val="24"/>
          <w:highlight w:val="yellow"/>
          <w:rPrChange w:id="76" w:author="Wang, Junming" w:date="2016-12-04T16:12:00Z">
            <w:rPr>
              <w:rFonts w:ascii="Times New Roman" w:hAnsi="Times New Roman"/>
              <w:szCs w:val="24"/>
            </w:rPr>
          </w:rPrChange>
        </w:rPr>
        <w:t xml:space="preserve"> </w:t>
      </w:r>
      <w:r w:rsidRPr="002F3928">
        <w:rPr>
          <w:rFonts w:ascii="Times New Roman" w:hAnsi="Times New Roman"/>
          <w:szCs w:val="24"/>
          <w:highlight w:val="yellow"/>
          <w:rPrChange w:id="77" w:author="Wang, Junming" w:date="2016-12-04T16:12:00Z">
            <w:rPr>
              <w:rFonts w:ascii="Times New Roman" w:hAnsi="Times New Roman"/>
              <w:szCs w:val="24"/>
            </w:rPr>
          </w:rPrChange>
        </w:rPr>
        <w:t>(</w:t>
      </w:r>
      <w:r w:rsidR="00D37469" w:rsidRPr="002F3928">
        <w:rPr>
          <w:rFonts w:ascii="Times New Roman" w:hAnsi="Times New Roman"/>
          <w:szCs w:val="24"/>
          <w:highlight w:val="yellow"/>
          <w:rPrChange w:id="78" w:author="Wang, Junming" w:date="2016-12-04T16:12:00Z">
            <w:rPr>
              <w:rFonts w:ascii="Times New Roman" w:hAnsi="Times New Roman"/>
              <w:szCs w:val="24"/>
            </w:rPr>
          </w:rPrChange>
        </w:rPr>
        <w:t>0-</w:t>
      </w:r>
      <w:r w:rsidR="00963EAE" w:rsidRPr="002F3928">
        <w:rPr>
          <w:rFonts w:ascii="Times New Roman" w:hAnsi="Times New Roman"/>
          <w:szCs w:val="24"/>
          <w:highlight w:val="yellow"/>
          <w:rPrChange w:id="79" w:author="Wang, Junming" w:date="2016-12-04T16:12:00Z">
            <w:rPr>
              <w:rFonts w:ascii="Times New Roman" w:hAnsi="Times New Roman"/>
              <w:szCs w:val="24"/>
            </w:rPr>
          </w:rPrChange>
        </w:rPr>
        <w:t>0.41</w:t>
      </w:r>
      <w:r w:rsidR="009234C8" w:rsidRPr="002F3928">
        <w:rPr>
          <w:rFonts w:ascii="Times New Roman" w:hAnsi="Times New Roman"/>
          <w:szCs w:val="24"/>
          <w:highlight w:val="yellow"/>
          <w:rPrChange w:id="80" w:author="Wang, Junming" w:date="2016-12-04T16:12:00Z">
            <w:rPr>
              <w:rFonts w:ascii="Times New Roman" w:hAnsi="Times New Roman"/>
              <w:szCs w:val="24"/>
            </w:rPr>
          </w:rPrChange>
        </w:rPr>
        <w:t xml:space="preserve"> </w:t>
      </w:r>
      <w:r w:rsidR="007914F7" w:rsidRPr="002F3928">
        <w:rPr>
          <w:rFonts w:ascii="Times New Roman" w:hAnsi="Times New Roman"/>
          <w:szCs w:val="24"/>
          <w:highlight w:val="yellow"/>
          <w:rPrChange w:id="81" w:author="Wang, Junming" w:date="2016-12-04T16:12:00Z">
            <w:rPr>
              <w:rFonts w:ascii="Times New Roman" w:hAnsi="Times New Roman"/>
              <w:szCs w:val="24"/>
            </w:rPr>
          </w:rPrChange>
        </w:rPr>
        <w:t>seed</w:t>
      </w:r>
      <w:r w:rsidR="009234C8" w:rsidRPr="002F3928">
        <w:rPr>
          <w:rFonts w:ascii="Times New Roman" w:hAnsi="Times New Roman"/>
          <w:szCs w:val="24"/>
          <w:highlight w:val="yellow"/>
          <w:rPrChange w:id="82" w:author="Wang, Junming" w:date="2016-12-04T16:12:00Z">
            <w:rPr>
              <w:rFonts w:ascii="Times New Roman" w:hAnsi="Times New Roman"/>
              <w:szCs w:val="24"/>
            </w:rPr>
          </w:rPrChange>
        </w:rPr>
        <w:t>s</w:t>
      </w:r>
      <w:r w:rsidR="00A65DCE" w:rsidRPr="002F3928">
        <w:rPr>
          <w:rFonts w:ascii="Times New Roman" w:hAnsi="Times New Roman"/>
          <w:szCs w:val="24"/>
          <w:highlight w:val="yellow"/>
          <w:rPrChange w:id="83" w:author="Wang, Junming" w:date="2016-12-04T16:12:00Z">
            <w:rPr>
              <w:rFonts w:ascii="Times New Roman" w:hAnsi="Times New Roman"/>
              <w:szCs w:val="24"/>
            </w:rPr>
          </w:rPrChange>
        </w:rPr>
        <w:t>/</w:t>
      </w:r>
      <w:r w:rsidRPr="002F3928">
        <w:rPr>
          <w:rFonts w:ascii="Times New Roman" w:hAnsi="Times New Roman"/>
          <w:szCs w:val="24"/>
          <w:highlight w:val="yellow"/>
          <w:rPrChange w:id="84" w:author="Wang, Junming" w:date="2016-12-04T16:12:00Z">
            <w:rPr>
              <w:rFonts w:ascii="Times New Roman" w:hAnsi="Times New Roman"/>
              <w:szCs w:val="24"/>
            </w:rPr>
          </w:rPrChange>
        </w:rPr>
        <w:t>plant</w:t>
      </w:r>
      <w:r w:rsidR="00A65DCE" w:rsidRPr="002F3928">
        <w:rPr>
          <w:rFonts w:ascii="Times New Roman" w:hAnsi="Times New Roman"/>
          <w:szCs w:val="24"/>
          <w:highlight w:val="yellow"/>
          <w:rPrChange w:id="85" w:author="Wang, Junming" w:date="2016-12-04T16:12:00Z">
            <w:rPr>
              <w:rFonts w:ascii="Times New Roman" w:hAnsi="Times New Roman"/>
              <w:szCs w:val="24"/>
            </w:rPr>
          </w:rPrChange>
        </w:rPr>
        <w:t>/</w:t>
      </w:r>
      <w:r w:rsidR="00F203FF" w:rsidRPr="002F3928">
        <w:rPr>
          <w:rFonts w:ascii="Times New Roman" w:hAnsi="Times New Roman"/>
          <w:szCs w:val="24"/>
          <w:highlight w:val="yellow"/>
          <w:rPrChange w:id="86" w:author="Wang, Junming" w:date="2016-12-04T16:12:00Z">
            <w:rPr>
              <w:rFonts w:ascii="Times New Roman" w:hAnsi="Times New Roman"/>
              <w:szCs w:val="24"/>
            </w:rPr>
          </w:rPrChange>
        </w:rPr>
        <w:t>s</w:t>
      </w:r>
      <w:r w:rsidR="00B5744E" w:rsidRPr="002F3928">
        <w:rPr>
          <w:rFonts w:ascii="Times New Roman" w:hAnsi="Times New Roman"/>
          <w:szCs w:val="24"/>
          <w:highlight w:val="yellow"/>
          <w:rPrChange w:id="87" w:author="Wang, Junming" w:date="2016-12-04T16:12:00Z">
            <w:rPr>
              <w:rFonts w:ascii="Times New Roman" w:hAnsi="Times New Roman"/>
              <w:szCs w:val="24"/>
            </w:rPr>
          </w:rPrChange>
        </w:rPr>
        <w:t xml:space="preserve"> </w:t>
      </w:r>
      <w:r w:rsidR="008F6A88" w:rsidRPr="002F3928">
        <w:rPr>
          <w:rFonts w:ascii="Times New Roman" w:hAnsi="Times New Roman"/>
          <w:szCs w:val="24"/>
          <w:highlight w:val="yellow"/>
          <w:rPrChange w:id="88" w:author="Wang, Junming" w:date="2016-12-04T16:12:00Z">
            <w:rPr>
              <w:rFonts w:ascii="Times New Roman" w:hAnsi="Times New Roman"/>
              <w:szCs w:val="24"/>
            </w:rPr>
          </w:rPrChange>
        </w:rPr>
        <w:t>or</w:t>
      </w:r>
      <w:r w:rsidR="003B47EE" w:rsidRPr="002F3928">
        <w:rPr>
          <w:rFonts w:ascii="Times New Roman" w:hAnsi="Times New Roman"/>
          <w:szCs w:val="24"/>
          <w:highlight w:val="yellow"/>
          <w:rPrChange w:id="89" w:author="Wang, Junming" w:date="2016-12-04T16:12:00Z">
            <w:rPr>
              <w:rFonts w:ascii="Times New Roman" w:hAnsi="Times New Roman"/>
              <w:szCs w:val="24"/>
            </w:rPr>
          </w:rPrChange>
        </w:rPr>
        <w:t xml:space="preserve"> </w:t>
      </w:r>
      <w:r w:rsidR="004016BC" w:rsidRPr="002F3928">
        <w:rPr>
          <w:rFonts w:ascii="Times New Roman" w:hAnsi="Times New Roman"/>
          <w:szCs w:val="24"/>
          <w:highlight w:val="yellow"/>
          <w:rPrChange w:id="90" w:author="Wang, Junming" w:date="2016-12-04T16:12:00Z">
            <w:rPr>
              <w:rFonts w:ascii="Times New Roman" w:hAnsi="Times New Roman"/>
              <w:szCs w:val="24"/>
            </w:rPr>
          </w:rPrChange>
        </w:rPr>
        <w:t>0-11</w:t>
      </w:r>
      <w:r w:rsidR="00371A3C" w:rsidRPr="002F3928">
        <w:rPr>
          <w:rFonts w:ascii="Times New Roman" w:hAnsi="Times New Roman"/>
          <w:szCs w:val="24"/>
          <w:highlight w:val="yellow"/>
          <w:rPrChange w:id="91" w:author="Wang, Junming" w:date="2016-12-04T16:12:00Z">
            <w:rPr>
              <w:rFonts w:ascii="Times New Roman" w:hAnsi="Times New Roman"/>
              <w:szCs w:val="24"/>
            </w:rPr>
          </w:rPrChange>
        </w:rPr>
        <w:t>,</w:t>
      </w:r>
      <w:r w:rsidR="004016BC" w:rsidRPr="002F3928">
        <w:rPr>
          <w:rFonts w:ascii="Times New Roman" w:hAnsi="Times New Roman"/>
          <w:szCs w:val="24"/>
          <w:highlight w:val="yellow"/>
          <w:rPrChange w:id="92" w:author="Wang, Junming" w:date="2016-12-04T16:12:00Z">
            <w:rPr>
              <w:rFonts w:ascii="Times New Roman" w:hAnsi="Times New Roman"/>
              <w:szCs w:val="24"/>
            </w:rPr>
          </w:rPrChange>
        </w:rPr>
        <w:t>202.2</w:t>
      </w:r>
      <w:r w:rsidR="008F6A88" w:rsidRPr="002F3928">
        <w:rPr>
          <w:rFonts w:ascii="Times New Roman" w:hAnsi="Times New Roman"/>
          <w:szCs w:val="24"/>
          <w:highlight w:val="yellow"/>
          <w:rPrChange w:id="93" w:author="Wang, Junming" w:date="2016-12-04T16:12:00Z">
            <w:rPr>
              <w:rFonts w:ascii="Times New Roman" w:hAnsi="Times New Roman"/>
              <w:szCs w:val="24"/>
            </w:rPr>
          </w:rPrChange>
        </w:rPr>
        <w:t xml:space="preserve"> </w:t>
      </w:r>
      <w:r w:rsidR="007914F7" w:rsidRPr="002F3928">
        <w:rPr>
          <w:rFonts w:ascii="Times New Roman" w:hAnsi="Times New Roman"/>
          <w:szCs w:val="24"/>
          <w:highlight w:val="yellow"/>
          <w:rPrChange w:id="94" w:author="Wang, Junming" w:date="2016-12-04T16:12:00Z">
            <w:rPr>
              <w:rFonts w:ascii="Times New Roman" w:hAnsi="Times New Roman"/>
              <w:szCs w:val="24"/>
            </w:rPr>
          </w:rPrChange>
        </w:rPr>
        <w:t>seed</w:t>
      </w:r>
      <w:r w:rsidR="008F6A88" w:rsidRPr="002F3928">
        <w:rPr>
          <w:rFonts w:ascii="Times New Roman" w:hAnsi="Times New Roman"/>
          <w:szCs w:val="24"/>
          <w:highlight w:val="yellow"/>
          <w:rPrChange w:id="95" w:author="Wang, Junming" w:date="2016-12-04T16:12:00Z">
            <w:rPr>
              <w:rFonts w:ascii="Times New Roman" w:hAnsi="Times New Roman"/>
              <w:szCs w:val="24"/>
            </w:rPr>
          </w:rPrChange>
        </w:rPr>
        <w:t>s</w:t>
      </w:r>
      <w:r w:rsidR="00A65DCE" w:rsidRPr="002F3928">
        <w:rPr>
          <w:rFonts w:ascii="Times New Roman" w:hAnsi="Times New Roman"/>
          <w:szCs w:val="24"/>
          <w:highlight w:val="yellow"/>
          <w:rPrChange w:id="96" w:author="Wang, Junming" w:date="2016-12-04T16:12:00Z">
            <w:rPr>
              <w:rFonts w:ascii="Times New Roman" w:hAnsi="Times New Roman"/>
              <w:szCs w:val="24"/>
            </w:rPr>
          </w:rPrChange>
        </w:rPr>
        <w:t>/</w:t>
      </w:r>
      <w:r w:rsidR="008F6A88" w:rsidRPr="002F3928">
        <w:rPr>
          <w:rFonts w:ascii="Times New Roman" w:hAnsi="Times New Roman"/>
          <w:szCs w:val="24"/>
          <w:highlight w:val="yellow"/>
          <w:rPrChange w:id="97" w:author="Wang, Junming" w:date="2016-12-04T16:12:00Z">
            <w:rPr>
              <w:rFonts w:ascii="Times New Roman" w:hAnsi="Times New Roman"/>
              <w:szCs w:val="24"/>
            </w:rPr>
          </w:rPrChange>
        </w:rPr>
        <w:t xml:space="preserve"> plant</w:t>
      </w:r>
      <w:r w:rsidR="00A65DCE" w:rsidRPr="002F3928">
        <w:rPr>
          <w:rFonts w:ascii="Times New Roman" w:hAnsi="Times New Roman"/>
          <w:szCs w:val="24"/>
          <w:highlight w:val="yellow"/>
          <w:rPrChange w:id="98" w:author="Wang, Junming" w:date="2016-12-04T16:12:00Z">
            <w:rPr>
              <w:rFonts w:ascii="Times New Roman" w:hAnsi="Times New Roman"/>
              <w:szCs w:val="24"/>
            </w:rPr>
          </w:rPrChange>
        </w:rPr>
        <w:t>/</w:t>
      </w:r>
      <w:r w:rsidR="008F6A88" w:rsidRPr="002F3928">
        <w:rPr>
          <w:rFonts w:ascii="Times New Roman" w:hAnsi="Times New Roman"/>
          <w:szCs w:val="24"/>
          <w:highlight w:val="yellow"/>
          <w:rPrChange w:id="99" w:author="Wang, Junming" w:date="2016-12-04T16:12:00Z">
            <w:rPr>
              <w:rFonts w:ascii="Times New Roman" w:hAnsi="Times New Roman"/>
              <w:szCs w:val="24"/>
            </w:rPr>
          </w:rPrChange>
        </w:rPr>
        <w:t>day</w:t>
      </w:r>
      <w:r w:rsidR="007B6108" w:rsidRPr="002F3928">
        <w:rPr>
          <w:rFonts w:ascii="Times New Roman" w:hAnsi="Times New Roman"/>
          <w:szCs w:val="24"/>
          <w:highlight w:val="yellow"/>
          <w:rPrChange w:id="100" w:author="Wang, Junming" w:date="2016-12-04T16:12:00Z">
            <w:rPr>
              <w:rFonts w:ascii="Times New Roman" w:hAnsi="Times New Roman"/>
              <w:szCs w:val="24"/>
            </w:rPr>
          </w:rPrChange>
        </w:rPr>
        <w:t>)</w:t>
      </w:r>
      <w:r w:rsidRPr="002F3928">
        <w:rPr>
          <w:rFonts w:ascii="Times New Roman" w:hAnsi="Times New Roman"/>
          <w:szCs w:val="24"/>
          <w:highlight w:val="yellow"/>
          <w:rPrChange w:id="101" w:author="Wang, Junming" w:date="2016-12-04T16:12:00Z">
            <w:rPr>
              <w:rFonts w:ascii="Times New Roman" w:hAnsi="Times New Roman"/>
              <w:szCs w:val="24"/>
            </w:rPr>
          </w:rPrChange>
        </w:rPr>
        <w:t xml:space="preserve">. </w:t>
      </w:r>
      <w:r w:rsidR="00A65DCE" w:rsidRPr="002F3928">
        <w:rPr>
          <w:rFonts w:ascii="Times New Roman" w:hAnsi="Times New Roman"/>
          <w:szCs w:val="24"/>
          <w:highlight w:val="yellow"/>
          <w:rPrChange w:id="102" w:author="Wang, Junming" w:date="2016-12-04T16:12:00Z">
            <w:rPr>
              <w:rFonts w:ascii="Times New Roman" w:hAnsi="Times New Roman"/>
              <w:szCs w:val="24"/>
            </w:rPr>
          </w:rPrChange>
        </w:rPr>
        <w:t xml:space="preserve">The average total seed production was estimated to be 158,876 </w:t>
      </w:r>
      <w:r w:rsidR="007914F7" w:rsidRPr="002F3928">
        <w:rPr>
          <w:rFonts w:ascii="Times New Roman" w:hAnsi="Times New Roman"/>
          <w:szCs w:val="24"/>
          <w:highlight w:val="yellow"/>
          <w:rPrChange w:id="103" w:author="Wang, Junming" w:date="2016-12-04T16:12:00Z">
            <w:rPr>
              <w:rFonts w:ascii="Times New Roman" w:hAnsi="Times New Roman"/>
              <w:szCs w:val="24"/>
            </w:rPr>
          </w:rPrChange>
        </w:rPr>
        <w:t>seed</w:t>
      </w:r>
      <w:r w:rsidR="00A65DCE" w:rsidRPr="002F3928">
        <w:rPr>
          <w:rFonts w:ascii="Times New Roman" w:hAnsi="Times New Roman"/>
          <w:szCs w:val="24"/>
          <w:highlight w:val="yellow"/>
          <w:rPrChange w:id="104" w:author="Wang, Junming" w:date="2016-12-04T16:12:00Z">
            <w:rPr>
              <w:rFonts w:ascii="Times New Roman" w:hAnsi="Times New Roman"/>
              <w:szCs w:val="24"/>
            </w:rPr>
          </w:rPrChange>
        </w:rPr>
        <w:t xml:space="preserve">s/plant for the life of the experiment. </w:t>
      </w:r>
      <w:r w:rsidR="00082683" w:rsidRPr="002F3928">
        <w:rPr>
          <w:rFonts w:ascii="Times New Roman" w:hAnsi="Times New Roman"/>
          <w:szCs w:val="24"/>
          <w:highlight w:val="yellow"/>
          <w:rPrChange w:id="105" w:author="Wang, Junming" w:date="2016-12-04T16:12:00Z">
            <w:rPr>
              <w:rFonts w:ascii="Times New Roman" w:hAnsi="Times New Roman"/>
              <w:szCs w:val="24"/>
            </w:rPr>
          </w:rPrChange>
        </w:rPr>
        <w:t xml:space="preserve">A regression equation was obtained </w:t>
      </w:r>
      <w:r w:rsidR="00237B80" w:rsidRPr="002F3928">
        <w:rPr>
          <w:rFonts w:ascii="Times New Roman" w:hAnsi="Times New Roman"/>
          <w:szCs w:val="24"/>
          <w:highlight w:val="yellow"/>
          <w:rPrChange w:id="106" w:author="Wang, Junming" w:date="2016-12-04T16:12:00Z">
            <w:rPr>
              <w:rFonts w:ascii="Times New Roman" w:hAnsi="Times New Roman"/>
              <w:szCs w:val="24"/>
            </w:rPr>
          </w:rPrChange>
        </w:rPr>
        <w:t>to determine</w:t>
      </w:r>
      <w:r w:rsidR="00082683" w:rsidRPr="002F3928">
        <w:rPr>
          <w:rFonts w:ascii="Times New Roman" w:hAnsi="Times New Roman"/>
          <w:szCs w:val="24"/>
          <w:highlight w:val="yellow"/>
          <w:rPrChange w:id="107" w:author="Wang, Junming" w:date="2016-12-04T16:12:00Z">
            <w:rPr>
              <w:rFonts w:ascii="Times New Roman" w:hAnsi="Times New Roman"/>
              <w:szCs w:val="24"/>
            </w:rPr>
          </w:rPrChange>
        </w:rPr>
        <w:t xml:space="preserve"> normalized diurnal source strength based on atmospheric parameters.</w:t>
      </w:r>
      <w:r w:rsidR="003217A4" w:rsidRPr="002F3928">
        <w:rPr>
          <w:rFonts w:ascii="Times New Roman" w:hAnsi="Times New Roman"/>
          <w:szCs w:val="24"/>
          <w:highlight w:val="yellow"/>
          <w:rPrChange w:id="108" w:author="Wang, Junming" w:date="2016-12-04T16:12:00Z">
            <w:rPr>
              <w:rFonts w:ascii="Times New Roman" w:hAnsi="Times New Roman"/>
              <w:szCs w:val="24"/>
            </w:rPr>
          </w:rPrChange>
        </w:rPr>
        <w:t xml:space="preserve"> </w:t>
      </w:r>
      <w:r w:rsidRPr="002F3928">
        <w:rPr>
          <w:rFonts w:ascii="Times New Roman" w:hAnsi="Times New Roman"/>
          <w:szCs w:val="24"/>
          <w:highlight w:val="yellow"/>
          <w:rPrChange w:id="109" w:author="Wang, Junming" w:date="2016-12-04T16:12:00Z">
            <w:rPr>
              <w:rFonts w:ascii="Times New Roman" w:hAnsi="Times New Roman"/>
              <w:szCs w:val="24"/>
            </w:rPr>
          </w:rPrChange>
        </w:rPr>
        <w:t xml:space="preserve">Horseweed </w:t>
      </w:r>
      <w:r w:rsidR="00051DF9" w:rsidRPr="002F3928">
        <w:rPr>
          <w:rFonts w:ascii="Times New Roman" w:hAnsi="Times New Roman"/>
          <w:szCs w:val="24"/>
          <w:highlight w:val="yellow"/>
          <w:rPrChange w:id="110" w:author="Wang, Junming" w:date="2016-12-04T16:12:00Z">
            <w:rPr>
              <w:rFonts w:ascii="Times New Roman" w:hAnsi="Times New Roman"/>
              <w:szCs w:val="24"/>
            </w:rPr>
          </w:rPrChange>
        </w:rPr>
        <w:t>seed</w:t>
      </w:r>
      <w:r w:rsidR="007E709B" w:rsidRPr="002F3928">
        <w:rPr>
          <w:rFonts w:ascii="Times New Roman" w:hAnsi="Times New Roman"/>
          <w:szCs w:val="24"/>
          <w:highlight w:val="yellow"/>
          <w:rPrChange w:id="111" w:author="Wang, Junming" w:date="2016-12-04T16:12:00Z">
            <w:rPr>
              <w:rFonts w:ascii="Times New Roman" w:hAnsi="Times New Roman"/>
              <w:szCs w:val="24"/>
            </w:rPr>
          </w:rPrChange>
        </w:rPr>
        <w:t>s</w:t>
      </w:r>
      <w:r w:rsidR="00A65DCE" w:rsidRPr="002F3928">
        <w:rPr>
          <w:rFonts w:ascii="Times New Roman" w:hAnsi="Times New Roman"/>
          <w:szCs w:val="24"/>
          <w:highlight w:val="yellow"/>
          <w:rPrChange w:id="112" w:author="Wang, Junming" w:date="2016-12-04T16:12:00Z">
            <w:rPr>
              <w:rFonts w:ascii="Times New Roman" w:hAnsi="Times New Roman"/>
              <w:szCs w:val="24"/>
            </w:rPr>
          </w:rPrChange>
        </w:rPr>
        <w:t xml:space="preserve"> were observed reaching</w:t>
      </w:r>
      <w:r w:rsidRPr="002F3928">
        <w:rPr>
          <w:rFonts w:ascii="Times New Roman" w:hAnsi="Times New Roman"/>
          <w:szCs w:val="24"/>
          <w:highlight w:val="yellow"/>
          <w:rPrChange w:id="113" w:author="Wang, Junming" w:date="2016-12-04T16:12:00Z">
            <w:rPr>
              <w:rFonts w:ascii="Times New Roman" w:hAnsi="Times New Roman"/>
              <w:szCs w:val="24"/>
            </w:rPr>
          </w:rPrChange>
        </w:rPr>
        <w:t xml:space="preserve"> heights of 80 to100 m, making long</w:t>
      </w:r>
      <w:r w:rsidR="00632915" w:rsidRPr="002F3928">
        <w:rPr>
          <w:rFonts w:ascii="Times New Roman" w:hAnsi="Times New Roman"/>
          <w:szCs w:val="24"/>
          <w:highlight w:val="yellow"/>
          <w:rPrChange w:id="114" w:author="Wang, Junming" w:date="2016-12-04T16:12:00Z">
            <w:rPr>
              <w:rFonts w:ascii="Times New Roman" w:hAnsi="Times New Roman"/>
              <w:szCs w:val="24"/>
            </w:rPr>
          </w:rPrChange>
        </w:rPr>
        <w:t>-</w:t>
      </w:r>
      <w:r w:rsidRPr="002F3928">
        <w:rPr>
          <w:rFonts w:ascii="Times New Roman" w:hAnsi="Times New Roman"/>
          <w:szCs w:val="24"/>
          <w:highlight w:val="yellow"/>
          <w:rPrChange w:id="115" w:author="Wang, Junming" w:date="2016-12-04T16:12:00Z">
            <w:rPr>
              <w:rFonts w:ascii="Times New Roman" w:hAnsi="Times New Roman"/>
              <w:szCs w:val="24"/>
            </w:rPr>
          </w:rPrChange>
        </w:rPr>
        <w:t xml:space="preserve">distance transport possible.  Normalized (by source data) </w:t>
      </w:r>
      <w:r w:rsidR="000C6555" w:rsidRPr="002F3928">
        <w:rPr>
          <w:rFonts w:ascii="Times New Roman" w:hAnsi="Times New Roman"/>
          <w:szCs w:val="24"/>
          <w:highlight w:val="yellow"/>
          <w:rPrChange w:id="116" w:author="Wang, Junming" w:date="2016-12-04T16:12:00Z">
            <w:rPr>
              <w:rFonts w:ascii="Times New Roman" w:hAnsi="Times New Roman"/>
              <w:szCs w:val="24"/>
            </w:rPr>
          </w:rPrChange>
        </w:rPr>
        <w:t xml:space="preserve">seed </w:t>
      </w:r>
      <w:r w:rsidRPr="002F3928">
        <w:rPr>
          <w:rFonts w:ascii="Times New Roman" w:hAnsi="Times New Roman"/>
          <w:szCs w:val="24"/>
          <w:highlight w:val="yellow"/>
          <w:rPrChange w:id="117" w:author="Wang, Junming" w:date="2016-12-04T16:12:00Z">
            <w:rPr>
              <w:rFonts w:ascii="Times New Roman" w:hAnsi="Times New Roman"/>
              <w:szCs w:val="24"/>
            </w:rPr>
          </w:rPrChange>
        </w:rPr>
        <w:t>deposition with distance followed a negative</w:t>
      </w:r>
      <w:r w:rsidR="009A54A7" w:rsidRPr="002F3928">
        <w:rPr>
          <w:rFonts w:ascii="Times New Roman" w:hAnsi="Times New Roman"/>
          <w:szCs w:val="24"/>
          <w:highlight w:val="yellow"/>
          <w:rPrChange w:id="118" w:author="Wang, Junming" w:date="2016-12-04T16:12:00Z">
            <w:rPr>
              <w:rFonts w:ascii="Times New Roman" w:hAnsi="Times New Roman"/>
              <w:szCs w:val="24"/>
            </w:rPr>
          </w:rPrChange>
        </w:rPr>
        <w:t xml:space="preserve"> </w:t>
      </w:r>
      <w:r w:rsidRPr="002F3928">
        <w:rPr>
          <w:rFonts w:ascii="Times New Roman" w:hAnsi="Times New Roman"/>
          <w:szCs w:val="24"/>
          <w:highlight w:val="yellow"/>
          <w:rPrChange w:id="119" w:author="Wang, Junming" w:date="2016-12-04T16:12:00Z">
            <w:rPr>
              <w:rFonts w:ascii="Times New Roman" w:hAnsi="Times New Roman"/>
              <w:szCs w:val="24"/>
            </w:rPr>
          </w:rPrChange>
        </w:rPr>
        <w:t xml:space="preserve">power exponential </w:t>
      </w:r>
      <w:r w:rsidR="00A65DCE" w:rsidRPr="002F3928">
        <w:rPr>
          <w:rFonts w:ascii="Times New Roman" w:hAnsi="Times New Roman"/>
          <w:szCs w:val="24"/>
          <w:highlight w:val="yellow"/>
          <w:rPrChange w:id="120" w:author="Wang, Junming" w:date="2016-12-04T16:12:00Z">
            <w:rPr>
              <w:rFonts w:ascii="Times New Roman" w:hAnsi="Times New Roman"/>
              <w:szCs w:val="24"/>
            </w:rPr>
          </w:rPrChange>
        </w:rPr>
        <w:t>function</w:t>
      </w:r>
      <w:r w:rsidRPr="002F3928">
        <w:rPr>
          <w:rFonts w:ascii="Times New Roman" w:hAnsi="Times New Roman"/>
          <w:szCs w:val="24"/>
          <w:highlight w:val="yellow"/>
          <w:rPrChange w:id="121" w:author="Wang, Junming" w:date="2016-12-04T16:12:00Z">
            <w:rPr>
              <w:rFonts w:ascii="Times New Roman" w:hAnsi="Times New Roman"/>
              <w:szCs w:val="24"/>
            </w:rPr>
          </w:rPrChange>
        </w:rPr>
        <w:t xml:space="preserve">. Correlation analysis showed </w:t>
      </w:r>
      <w:r w:rsidR="00AB2A1B" w:rsidRPr="002F3928">
        <w:rPr>
          <w:rFonts w:ascii="Times New Roman" w:hAnsi="Times New Roman"/>
          <w:szCs w:val="24"/>
          <w:highlight w:val="yellow"/>
          <w:rPrChange w:id="122" w:author="Wang, Junming" w:date="2016-12-04T16:12:00Z">
            <w:rPr>
              <w:rFonts w:ascii="Times New Roman" w:hAnsi="Times New Roman"/>
              <w:szCs w:val="24"/>
            </w:rPr>
          </w:rPrChange>
        </w:rPr>
        <w:t>that the</w:t>
      </w:r>
      <w:r w:rsidR="00DD06DF" w:rsidRPr="002F3928">
        <w:rPr>
          <w:rFonts w:ascii="Times New Roman" w:hAnsi="Times New Roman"/>
          <w:szCs w:val="24"/>
          <w:highlight w:val="yellow"/>
          <w:rPrChange w:id="123" w:author="Wang, Junming" w:date="2016-12-04T16:12:00Z">
            <w:rPr>
              <w:rFonts w:ascii="Times New Roman" w:hAnsi="Times New Roman"/>
              <w:szCs w:val="24"/>
            </w:rPr>
          </w:rPrChange>
        </w:rPr>
        <w:t xml:space="preserve"> seed</w:t>
      </w:r>
      <w:r w:rsidR="00AB2A1B" w:rsidRPr="002F3928">
        <w:rPr>
          <w:rFonts w:ascii="Times New Roman" w:hAnsi="Times New Roman"/>
          <w:szCs w:val="24"/>
          <w:highlight w:val="yellow"/>
          <w:rPrChange w:id="124" w:author="Wang, Junming" w:date="2016-12-04T16:12:00Z">
            <w:rPr>
              <w:rFonts w:ascii="Times New Roman" w:hAnsi="Times New Roman"/>
              <w:szCs w:val="24"/>
            </w:rPr>
          </w:rPrChange>
        </w:rPr>
        <w:t xml:space="preserve"> emission </w:t>
      </w:r>
      <w:r w:rsidR="004A08EB" w:rsidRPr="002F3928">
        <w:rPr>
          <w:rFonts w:ascii="Times New Roman" w:hAnsi="Times New Roman"/>
          <w:szCs w:val="24"/>
          <w:highlight w:val="yellow"/>
          <w:rPrChange w:id="125" w:author="Wang, Junming" w:date="2016-12-04T16:12:00Z">
            <w:rPr>
              <w:rFonts w:ascii="Times New Roman" w:hAnsi="Times New Roman"/>
              <w:szCs w:val="24"/>
            </w:rPr>
          </w:rPrChange>
        </w:rPr>
        <w:t>was</w:t>
      </w:r>
      <w:r w:rsidR="00AB2A1B" w:rsidRPr="002F3928">
        <w:rPr>
          <w:rFonts w:ascii="Times New Roman" w:hAnsi="Times New Roman"/>
          <w:szCs w:val="24"/>
          <w:highlight w:val="yellow"/>
          <w:rPrChange w:id="126" w:author="Wang, Junming" w:date="2016-12-04T16:12:00Z">
            <w:rPr>
              <w:rFonts w:ascii="Times New Roman" w:hAnsi="Times New Roman"/>
              <w:szCs w:val="24"/>
            </w:rPr>
          </w:rPrChange>
        </w:rPr>
        <w:t xml:space="preserve"> mainly affected by horizontal wind speed</w:t>
      </w:r>
      <w:r w:rsidR="00237B80" w:rsidRPr="002F3928">
        <w:rPr>
          <w:rFonts w:ascii="Times New Roman" w:hAnsi="Times New Roman"/>
          <w:szCs w:val="24"/>
          <w:highlight w:val="yellow"/>
          <w:rPrChange w:id="127" w:author="Wang, Junming" w:date="2016-12-04T16:12:00Z">
            <w:rPr>
              <w:rFonts w:ascii="Times New Roman" w:hAnsi="Times New Roman"/>
              <w:szCs w:val="24"/>
            </w:rPr>
          </w:rPrChange>
        </w:rPr>
        <w:t>.</w:t>
      </w:r>
      <w:r w:rsidR="004A08EB" w:rsidRPr="002F3928">
        <w:rPr>
          <w:rFonts w:ascii="Times New Roman" w:hAnsi="Times New Roman"/>
          <w:szCs w:val="24"/>
          <w:highlight w:val="yellow"/>
          <w:rPrChange w:id="128" w:author="Wang, Junming" w:date="2016-12-04T16:12:00Z">
            <w:rPr>
              <w:rFonts w:ascii="Times New Roman" w:hAnsi="Times New Roman"/>
              <w:szCs w:val="24"/>
            </w:rPr>
          </w:rPrChange>
        </w:rPr>
        <w:t xml:space="preserve"> </w:t>
      </w:r>
      <w:r w:rsidR="00237B80" w:rsidRPr="002F3928">
        <w:rPr>
          <w:rFonts w:ascii="Times New Roman" w:hAnsi="Times New Roman"/>
          <w:szCs w:val="24"/>
          <w:highlight w:val="yellow"/>
          <w:rPrChange w:id="129" w:author="Wang, Junming" w:date="2016-12-04T16:12:00Z">
            <w:rPr>
              <w:rFonts w:ascii="Times New Roman" w:hAnsi="Times New Roman"/>
              <w:szCs w:val="24"/>
            </w:rPr>
          </w:rPrChange>
        </w:rPr>
        <w:t>H</w:t>
      </w:r>
      <w:r w:rsidR="004A08EB" w:rsidRPr="002F3928">
        <w:rPr>
          <w:rFonts w:ascii="Times New Roman" w:hAnsi="Times New Roman"/>
          <w:szCs w:val="24"/>
          <w:highlight w:val="yellow"/>
          <w:rPrChange w:id="130" w:author="Wang, Junming" w:date="2016-12-04T16:12:00Z">
            <w:rPr>
              <w:rFonts w:ascii="Times New Roman" w:hAnsi="Times New Roman"/>
              <w:szCs w:val="24"/>
            </w:rPr>
          </w:rPrChange>
        </w:rPr>
        <w:t>orizontal</w:t>
      </w:r>
      <w:r w:rsidR="00640C12" w:rsidRPr="002F3928">
        <w:rPr>
          <w:rFonts w:ascii="Times New Roman" w:hAnsi="Times New Roman"/>
          <w:szCs w:val="24"/>
          <w:highlight w:val="yellow"/>
          <w:rPrChange w:id="131" w:author="Wang, Junming" w:date="2016-12-04T16:12:00Z">
            <w:rPr>
              <w:rFonts w:ascii="Times New Roman" w:hAnsi="Times New Roman"/>
              <w:szCs w:val="24"/>
            </w:rPr>
          </w:rPrChange>
        </w:rPr>
        <w:t xml:space="preserve"> seed</w:t>
      </w:r>
      <w:r w:rsidR="004A08EB" w:rsidRPr="002F3928">
        <w:rPr>
          <w:rFonts w:ascii="Times New Roman" w:hAnsi="Times New Roman"/>
          <w:szCs w:val="24"/>
          <w:highlight w:val="yellow"/>
          <w:rPrChange w:id="132" w:author="Wang, Junming" w:date="2016-12-04T16:12:00Z">
            <w:rPr>
              <w:rFonts w:ascii="Times New Roman" w:hAnsi="Times New Roman"/>
              <w:szCs w:val="24"/>
            </w:rPr>
          </w:rPrChange>
        </w:rPr>
        <w:t xml:space="preserve"> transport was mainly affected by horizontal wind speed and horizontal turbulence</w:t>
      </w:r>
      <w:r w:rsidR="009D4365" w:rsidRPr="002F3928">
        <w:rPr>
          <w:rFonts w:ascii="Times New Roman" w:hAnsi="Times New Roman"/>
          <w:szCs w:val="24"/>
          <w:highlight w:val="yellow"/>
          <w:rPrChange w:id="133" w:author="Wang, Junming" w:date="2016-12-04T16:12:00Z">
            <w:rPr>
              <w:rFonts w:ascii="Times New Roman" w:hAnsi="Times New Roman"/>
              <w:szCs w:val="24"/>
            </w:rPr>
          </w:rPrChange>
        </w:rPr>
        <w:t xml:space="preserve">, </w:t>
      </w:r>
      <w:r w:rsidR="009D4365" w:rsidRPr="00FE4C27">
        <w:rPr>
          <w:rFonts w:ascii="Times New Roman" w:hAnsi="Times New Roman"/>
          <w:szCs w:val="24"/>
          <w:highlight w:val="cyan"/>
          <w:rPrChange w:id="134" w:author="Liu, Jun" w:date="2016-12-06T12:14:00Z">
            <w:rPr>
              <w:rFonts w:ascii="Times New Roman" w:hAnsi="Times New Roman"/>
              <w:szCs w:val="24"/>
            </w:rPr>
          </w:rPrChange>
        </w:rPr>
        <w:t>while</w:t>
      </w:r>
      <w:r w:rsidR="00450D7A" w:rsidRPr="00FE4C27">
        <w:rPr>
          <w:rFonts w:ascii="Times New Roman" w:hAnsi="Times New Roman"/>
          <w:szCs w:val="24"/>
          <w:highlight w:val="cyan"/>
          <w:rPrChange w:id="135" w:author="Liu, Jun" w:date="2016-12-06T12:14:00Z">
            <w:rPr>
              <w:rFonts w:ascii="Times New Roman" w:hAnsi="Times New Roman"/>
              <w:szCs w:val="24"/>
            </w:rPr>
          </w:rPrChange>
        </w:rPr>
        <w:t xml:space="preserve"> the major atmospheric parameter affecting vertical transport </w:t>
      </w:r>
      <w:r w:rsidR="00FD21B1" w:rsidRPr="00FE4C27">
        <w:rPr>
          <w:rFonts w:ascii="Times New Roman" w:hAnsi="Times New Roman"/>
          <w:szCs w:val="24"/>
          <w:highlight w:val="cyan"/>
          <w:rPrChange w:id="136" w:author="Liu, Jun" w:date="2016-12-06T12:14:00Z">
            <w:rPr>
              <w:rFonts w:ascii="Times New Roman" w:hAnsi="Times New Roman"/>
              <w:szCs w:val="24"/>
            </w:rPr>
          </w:rPrChange>
        </w:rPr>
        <w:t>was</w:t>
      </w:r>
      <w:r w:rsidR="00450D7A" w:rsidRPr="00FE4C27">
        <w:rPr>
          <w:rFonts w:ascii="Times New Roman" w:hAnsi="Times New Roman"/>
          <w:szCs w:val="24"/>
          <w:highlight w:val="cyan"/>
          <w:rPrChange w:id="137" w:author="Liu, Jun" w:date="2016-12-06T12:14:00Z">
            <w:rPr>
              <w:rFonts w:ascii="Times New Roman" w:hAnsi="Times New Roman"/>
              <w:szCs w:val="24"/>
            </w:rPr>
          </w:rPrChange>
        </w:rPr>
        <w:t xml:space="preserve"> vertical wind velocity</w:t>
      </w:r>
      <w:r w:rsidR="008F09E4" w:rsidRPr="002F3928">
        <w:rPr>
          <w:rFonts w:ascii="Times New Roman" w:hAnsi="Times New Roman"/>
          <w:szCs w:val="24"/>
          <w:highlight w:val="yellow"/>
          <w:rPrChange w:id="138" w:author="Wang, Junming" w:date="2016-12-04T16:12:00Z">
            <w:rPr>
              <w:rFonts w:ascii="Times New Roman" w:hAnsi="Times New Roman"/>
              <w:szCs w:val="24"/>
            </w:rPr>
          </w:rPrChange>
        </w:rPr>
        <w:t>.</w:t>
      </w:r>
      <w:r w:rsidR="009F68F7" w:rsidRPr="002F3928">
        <w:rPr>
          <w:rFonts w:ascii="Times New Roman" w:hAnsi="Times New Roman"/>
          <w:szCs w:val="24"/>
          <w:highlight w:val="yellow"/>
          <w:rPrChange w:id="139" w:author="Wang, Junming" w:date="2016-12-04T16:12:00Z">
            <w:rPr>
              <w:rFonts w:ascii="Times New Roman" w:hAnsi="Times New Roman"/>
              <w:szCs w:val="24"/>
            </w:rPr>
          </w:rPrChange>
        </w:rPr>
        <w:t xml:space="preserve"> </w:t>
      </w:r>
      <w:r w:rsidR="001A74E6" w:rsidRPr="002F3928">
        <w:rPr>
          <w:rFonts w:ascii="Times New Roman" w:hAnsi="Times New Roman"/>
          <w:szCs w:val="24"/>
          <w:highlight w:val="yellow"/>
          <w:rPrChange w:id="140" w:author="Wang, Junming" w:date="2016-12-04T16:12:00Z">
            <w:rPr>
              <w:rFonts w:ascii="Times New Roman" w:hAnsi="Times New Roman"/>
              <w:szCs w:val="24"/>
            </w:rPr>
          </w:rPrChange>
        </w:rPr>
        <w:t xml:space="preserve">This study </w:t>
      </w:r>
      <w:r w:rsidR="009A54A7" w:rsidRPr="002F3928">
        <w:rPr>
          <w:rFonts w:ascii="Times New Roman" w:hAnsi="Times New Roman"/>
          <w:szCs w:val="24"/>
          <w:highlight w:val="yellow"/>
          <w:rPrChange w:id="141" w:author="Wang, Junming" w:date="2016-12-04T16:12:00Z">
            <w:rPr>
              <w:rFonts w:ascii="Times New Roman" w:hAnsi="Times New Roman"/>
              <w:szCs w:val="24"/>
            </w:rPr>
          </w:rPrChange>
        </w:rPr>
        <w:t xml:space="preserve">investigates </w:t>
      </w:r>
      <w:r w:rsidR="001A74E6" w:rsidRPr="002F3928">
        <w:rPr>
          <w:rFonts w:ascii="Times New Roman" w:hAnsi="Times New Roman"/>
          <w:szCs w:val="24"/>
          <w:highlight w:val="yellow"/>
          <w:rPrChange w:id="142" w:author="Wang, Junming" w:date="2016-12-04T16:12:00Z">
            <w:rPr>
              <w:rFonts w:ascii="Times New Roman" w:hAnsi="Times New Roman"/>
              <w:szCs w:val="24"/>
            </w:rPr>
          </w:rPrChange>
        </w:rPr>
        <w:t>how</w:t>
      </w:r>
      <w:r w:rsidR="00A65DCE" w:rsidRPr="002F3928">
        <w:rPr>
          <w:rFonts w:ascii="Times New Roman" w:hAnsi="Times New Roman"/>
          <w:szCs w:val="24"/>
          <w:highlight w:val="yellow"/>
          <w:rPrChange w:id="143" w:author="Wang, Junming" w:date="2016-12-04T16:12:00Z">
            <w:rPr>
              <w:rFonts w:ascii="Times New Roman" w:hAnsi="Times New Roman"/>
              <w:szCs w:val="24"/>
            </w:rPr>
          </w:rPrChange>
        </w:rPr>
        <w:t xml:space="preserve"> horseweed seeds travel</w:t>
      </w:r>
      <w:r w:rsidR="008149AF" w:rsidRPr="002F3928">
        <w:rPr>
          <w:rFonts w:ascii="Times New Roman" w:hAnsi="Times New Roman"/>
          <w:szCs w:val="24"/>
          <w:highlight w:val="yellow"/>
          <w:rPrChange w:id="144" w:author="Wang, Junming" w:date="2016-12-04T16:12:00Z">
            <w:rPr>
              <w:rFonts w:ascii="Times New Roman" w:hAnsi="Times New Roman"/>
              <w:szCs w:val="24"/>
            </w:rPr>
          </w:rPrChange>
        </w:rPr>
        <w:t xml:space="preserve"> in the atmosphere. </w:t>
      </w:r>
      <w:r w:rsidR="00700554" w:rsidRPr="002F3928">
        <w:rPr>
          <w:rFonts w:ascii="Times New Roman" w:hAnsi="Times New Roman"/>
          <w:szCs w:val="24"/>
          <w:highlight w:val="yellow"/>
          <w:rPrChange w:id="145" w:author="Wang, Junming" w:date="2016-12-04T16:12:00Z">
            <w:rPr>
              <w:rFonts w:ascii="Times New Roman" w:hAnsi="Times New Roman"/>
              <w:szCs w:val="24"/>
            </w:rPr>
          </w:rPrChange>
        </w:rPr>
        <w:t xml:space="preserve">The experimental data can also help </w:t>
      </w:r>
      <w:r w:rsidR="009A54A7" w:rsidRPr="002F3928">
        <w:rPr>
          <w:rFonts w:ascii="Times New Roman" w:hAnsi="Times New Roman"/>
          <w:szCs w:val="24"/>
          <w:highlight w:val="yellow"/>
          <w:rPrChange w:id="146" w:author="Wang, Junming" w:date="2016-12-04T16:12:00Z">
            <w:rPr>
              <w:rFonts w:ascii="Times New Roman" w:hAnsi="Times New Roman"/>
              <w:szCs w:val="24"/>
            </w:rPr>
          </w:rPrChange>
        </w:rPr>
        <w:t xml:space="preserve">in </w:t>
      </w:r>
      <w:r w:rsidR="00700554" w:rsidRPr="002F3928">
        <w:rPr>
          <w:rFonts w:ascii="Times New Roman" w:hAnsi="Times New Roman"/>
          <w:szCs w:val="24"/>
          <w:highlight w:val="yellow"/>
          <w:rPrChange w:id="147" w:author="Wang, Junming" w:date="2016-12-04T16:12:00Z">
            <w:rPr>
              <w:rFonts w:ascii="Times New Roman" w:hAnsi="Times New Roman"/>
              <w:szCs w:val="24"/>
            </w:rPr>
          </w:rPrChange>
        </w:rPr>
        <w:t>develop</w:t>
      </w:r>
      <w:r w:rsidR="009A54A7" w:rsidRPr="002F3928">
        <w:rPr>
          <w:rFonts w:ascii="Times New Roman" w:hAnsi="Times New Roman"/>
          <w:szCs w:val="24"/>
          <w:highlight w:val="yellow"/>
          <w:rPrChange w:id="148" w:author="Wang, Junming" w:date="2016-12-04T16:12:00Z">
            <w:rPr>
              <w:rFonts w:ascii="Times New Roman" w:hAnsi="Times New Roman"/>
              <w:szCs w:val="24"/>
            </w:rPr>
          </w:rPrChange>
        </w:rPr>
        <w:t>ing</w:t>
      </w:r>
      <w:r w:rsidR="00700554" w:rsidRPr="002F3928">
        <w:rPr>
          <w:rFonts w:ascii="Times New Roman" w:hAnsi="Times New Roman"/>
          <w:szCs w:val="24"/>
          <w:highlight w:val="yellow"/>
          <w:rPrChange w:id="149" w:author="Wang, Junming" w:date="2016-12-04T16:12:00Z">
            <w:rPr>
              <w:rFonts w:ascii="Times New Roman" w:hAnsi="Times New Roman"/>
              <w:szCs w:val="24"/>
            </w:rPr>
          </w:rPrChange>
        </w:rPr>
        <w:t xml:space="preserve"> and evaluat</w:t>
      </w:r>
      <w:r w:rsidR="009A54A7" w:rsidRPr="002F3928">
        <w:rPr>
          <w:rFonts w:ascii="Times New Roman" w:hAnsi="Times New Roman"/>
          <w:szCs w:val="24"/>
          <w:highlight w:val="yellow"/>
          <w:rPrChange w:id="150" w:author="Wang, Junming" w:date="2016-12-04T16:12:00Z">
            <w:rPr>
              <w:rFonts w:ascii="Times New Roman" w:hAnsi="Times New Roman"/>
              <w:szCs w:val="24"/>
            </w:rPr>
          </w:rPrChange>
        </w:rPr>
        <w:t>ing</w:t>
      </w:r>
      <w:r w:rsidR="00700554" w:rsidRPr="002F3928">
        <w:rPr>
          <w:rFonts w:ascii="Times New Roman" w:hAnsi="Times New Roman"/>
          <w:szCs w:val="24"/>
          <w:highlight w:val="yellow"/>
          <w:rPrChange w:id="151" w:author="Wang, Junming" w:date="2016-12-04T16:12:00Z">
            <w:rPr>
              <w:rFonts w:ascii="Times New Roman" w:hAnsi="Times New Roman"/>
              <w:szCs w:val="24"/>
            </w:rPr>
          </w:rPrChange>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2F3928">
        <w:rPr>
          <w:rFonts w:ascii="Times New Roman" w:hAnsi="Times New Roman"/>
          <w:b/>
          <w:i w:val="0"/>
          <w:sz w:val="24"/>
          <w:szCs w:val="24"/>
          <w:highlight w:val="yellow"/>
          <w:rPrChange w:id="152" w:author="Wang, Junming" w:date="2016-12-04T16:12:00Z">
            <w:rPr>
              <w:rFonts w:ascii="Times New Roman" w:hAnsi="Times New Roman"/>
              <w:b/>
              <w:i w:val="0"/>
              <w:sz w:val="24"/>
              <w:szCs w:val="24"/>
            </w:rPr>
          </w:rPrChange>
        </w:rPr>
        <w:t>KEYWORDS</w:t>
      </w:r>
      <w:r w:rsidR="003217A4" w:rsidRPr="002F3928">
        <w:rPr>
          <w:rFonts w:ascii="Times New Roman" w:hAnsi="Times New Roman"/>
          <w:b/>
          <w:i w:val="0"/>
          <w:sz w:val="24"/>
          <w:szCs w:val="24"/>
          <w:highlight w:val="yellow"/>
          <w:rPrChange w:id="153" w:author="Wang, Junming" w:date="2016-12-04T16:12:00Z">
            <w:rPr>
              <w:rFonts w:ascii="Times New Roman" w:hAnsi="Times New Roman"/>
              <w:b/>
              <w:i w:val="0"/>
              <w:sz w:val="24"/>
              <w:szCs w:val="24"/>
            </w:rPr>
          </w:rPrChange>
        </w:rPr>
        <w:t>:</w:t>
      </w:r>
      <w:r w:rsidRPr="002F3928">
        <w:rPr>
          <w:rFonts w:ascii="Times New Roman" w:hAnsi="Times New Roman"/>
          <w:b/>
          <w:i w:val="0"/>
          <w:sz w:val="24"/>
          <w:szCs w:val="24"/>
          <w:highlight w:val="yellow"/>
          <w:rPrChange w:id="154" w:author="Wang, Junming" w:date="2016-12-04T16:12:00Z">
            <w:rPr>
              <w:rFonts w:ascii="Times New Roman" w:hAnsi="Times New Roman"/>
              <w:b/>
              <w:i w:val="0"/>
              <w:sz w:val="24"/>
              <w:szCs w:val="24"/>
            </w:rPr>
          </w:rPrChange>
        </w:rPr>
        <w:t xml:space="preserve">  </w:t>
      </w:r>
      <w:r w:rsidRPr="002F3928">
        <w:rPr>
          <w:rFonts w:ascii="Times New Roman" w:hAnsi="Times New Roman"/>
          <w:i w:val="0"/>
          <w:sz w:val="24"/>
          <w:szCs w:val="24"/>
          <w:highlight w:val="yellow"/>
          <w:rPrChange w:id="155" w:author="Wang, Junming" w:date="2016-12-04T16:12:00Z">
            <w:rPr>
              <w:rFonts w:ascii="Times New Roman" w:hAnsi="Times New Roman"/>
              <w:i w:val="0"/>
              <w:sz w:val="24"/>
              <w:szCs w:val="24"/>
            </w:rPr>
          </w:rPrChange>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pPr>
        <w:pStyle w:val="Heading1"/>
        <w:spacing w:line="480" w:lineRule="auto"/>
        <w:rPr>
          <w:rStyle w:val="BDAbstractTitleChar"/>
          <w:rFonts w:ascii="Times New Roman" w:hAnsi="Times New Roman" w:cs="Times New Roman"/>
          <w:b/>
          <w:bCs w:val="0"/>
          <w:kern w:val="32"/>
          <w:sz w:val="24"/>
          <w:szCs w:val="24"/>
        </w:rPr>
        <w:pPrChange w:id="156" w:author="Liu, Jun" w:date="2016-12-05T08:49:00Z">
          <w:pPr>
            <w:pStyle w:val="Heading1"/>
          </w:pPr>
        </w:pPrChange>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73660E">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r w:rsidR="00EA642A" w:rsidRPr="006947B3">
        <w:rPr>
          <w:rFonts w:ascii="Times New Roman" w:hAnsi="Times New Roman"/>
          <w:i/>
          <w:szCs w:val="24"/>
        </w:rPr>
        <w:t>Conyza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with a pappus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FE4C27">
        <w:rPr>
          <w:rFonts w:ascii="Times New Roman" w:eastAsia="CMR12" w:hAnsi="Times New Roman"/>
          <w:szCs w:val="24"/>
          <w:highlight w:val="yellow"/>
          <w:rPrChange w:id="157" w:author="Liu, Jun" w:date="2016-12-06T12:14:00Z">
            <w:rPr>
              <w:rFonts w:ascii="Times New Roman" w:eastAsia="CMR12" w:hAnsi="Times New Roman"/>
              <w:szCs w:val="24"/>
            </w:rPr>
          </w:rPrChange>
        </w:rPr>
        <w:t xml:space="preserve">There were </w:t>
      </w:r>
      <w:r w:rsidR="00611738" w:rsidRPr="00FE4C27">
        <w:rPr>
          <w:rFonts w:ascii="Times New Roman" w:hAnsi="Times New Roman"/>
          <w:szCs w:val="24"/>
          <w:highlight w:val="yellow"/>
          <w:rPrChange w:id="158" w:author="Liu, Jun" w:date="2016-12-06T12:14:00Z">
            <w:rPr>
              <w:rFonts w:ascii="Times New Roman" w:hAnsi="Times New Roman"/>
              <w:szCs w:val="24"/>
            </w:rPr>
          </w:rPrChange>
        </w:rPr>
        <w:t>e</w:t>
      </w:r>
      <w:r w:rsidR="00A92693" w:rsidRPr="00FE4C27">
        <w:rPr>
          <w:rFonts w:ascii="Times New Roman" w:hAnsi="Times New Roman"/>
          <w:szCs w:val="24"/>
          <w:highlight w:val="yellow"/>
          <w:rPrChange w:id="159" w:author="Liu, Jun" w:date="2016-12-06T12:14:00Z">
            <w:rPr>
              <w:rFonts w:ascii="Times New Roman" w:hAnsi="Times New Roman"/>
              <w:szCs w:val="24"/>
            </w:rPr>
          </w:rPrChange>
        </w:rPr>
        <w:t xml:space="preserve">xperimental studies on seed </w:t>
      </w:r>
      <w:r w:rsidR="00DF6C83" w:rsidRPr="00FE4C27">
        <w:rPr>
          <w:rFonts w:ascii="Times New Roman" w:hAnsi="Times New Roman"/>
          <w:szCs w:val="24"/>
          <w:highlight w:val="yellow"/>
          <w:rPrChange w:id="160" w:author="Liu, Jun" w:date="2016-12-06T12:14:00Z">
            <w:rPr>
              <w:rFonts w:ascii="Times New Roman" w:hAnsi="Times New Roman"/>
              <w:szCs w:val="24"/>
            </w:rPr>
          </w:rPrChange>
        </w:rPr>
        <w:t xml:space="preserve">vertical </w:t>
      </w:r>
      <w:r w:rsidR="00A92693" w:rsidRPr="00FE4C27">
        <w:rPr>
          <w:rFonts w:ascii="Times New Roman" w:hAnsi="Times New Roman"/>
          <w:szCs w:val="24"/>
          <w:highlight w:val="yellow"/>
          <w:rPrChange w:id="161" w:author="Liu, Jun" w:date="2016-12-06T12:14:00Z">
            <w:rPr>
              <w:rFonts w:ascii="Times New Roman" w:hAnsi="Times New Roman"/>
              <w:szCs w:val="24"/>
            </w:rPr>
          </w:rPrChange>
        </w:rPr>
        <w:t>dispersion in the air</w:t>
      </w:r>
      <w:r w:rsidR="00F56048" w:rsidRPr="00FE4C27">
        <w:rPr>
          <w:rFonts w:ascii="Times New Roman" w:hAnsi="Times New Roman"/>
          <w:szCs w:val="24"/>
          <w:highlight w:val="yellow"/>
          <w:rPrChange w:id="162" w:author="Liu, Jun" w:date="2016-12-06T12:14:00Z">
            <w:rPr>
              <w:rFonts w:ascii="Times New Roman" w:hAnsi="Times New Roman"/>
              <w:szCs w:val="24"/>
            </w:rPr>
          </w:rPrChange>
        </w:rPr>
        <w:t xml:space="preserve"> </w:t>
      </w:r>
      <w:r w:rsidR="00F56048" w:rsidRPr="00FE4C27">
        <w:rPr>
          <w:rFonts w:ascii="Times New Roman" w:hAnsi="Times New Roman"/>
          <w:szCs w:val="24"/>
          <w:highlight w:val="yellow"/>
          <w:rPrChange w:id="163" w:author="Liu, Jun" w:date="2016-12-06T12:14:00Z">
            <w:rPr>
              <w:rFonts w:ascii="Times New Roman" w:hAnsi="Times New Roman"/>
              <w:szCs w:val="24"/>
            </w:rPr>
          </w:rPrChange>
        </w:rPr>
        <w:fldChar w:fldCharType="begin" w:fldLock="1"/>
      </w:r>
      <w:r w:rsidR="003217A4" w:rsidRPr="00FE4C27">
        <w:rPr>
          <w:rFonts w:ascii="Times New Roman" w:hAnsi="Times New Roman"/>
          <w:szCs w:val="24"/>
          <w:highlight w:val="yellow"/>
          <w:rPrChange w:id="164" w:author="Liu, Jun" w:date="2016-12-06T12:14:00Z">
            <w:rPr>
              <w:rFonts w:ascii="Times New Roman" w:hAnsi="Times New Roman"/>
              <w:szCs w:val="24"/>
            </w:rPr>
          </w:rPrChange>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sidRPr="00FE4C27">
        <w:rPr>
          <w:rFonts w:ascii="Times New Roman" w:hAnsi="Times New Roman"/>
          <w:szCs w:val="24"/>
          <w:highlight w:val="yellow"/>
          <w:rPrChange w:id="165" w:author="Liu, Jun" w:date="2016-12-06T12:14:00Z">
            <w:rPr>
              <w:rFonts w:ascii="Times New Roman" w:hAnsi="Times New Roman"/>
              <w:szCs w:val="24"/>
            </w:rPr>
          </w:rPrChange>
        </w:rPr>
        <w:fldChar w:fldCharType="separate"/>
      </w:r>
      <w:r w:rsidR="00F56048" w:rsidRPr="00FE4C27">
        <w:rPr>
          <w:rFonts w:ascii="Times New Roman" w:hAnsi="Times New Roman"/>
          <w:noProof/>
          <w:szCs w:val="24"/>
          <w:highlight w:val="yellow"/>
          <w:rPrChange w:id="166" w:author="Liu, Jun" w:date="2016-12-06T12:14:00Z">
            <w:rPr>
              <w:rFonts w:ascii="Times New Roman" w:hAnsi="Times New Roman"/>
              <w:noProof/>
              <w:szCs w:val="24"/>
            </w:rPr>
          </w:rPrChange>
        </w:rPr>
        <w:t>(Dauer et al. 2009; Shields</w:t>
      </w:r>
      <w:r w:rsidR="003217A4" w:rsidRPr="00FE4C27">
        <w:rPr>
          <w:rFonts w:ascii="Times New Roman" w:hAnsi="Times New Roman"/>
          <w:noProof/>
          <w:szCs w:val="24"/>
          <w:highlight w:val="yellow"/>
          <w:rPrChange w:id="167" w:author="Liu, Jun" w:date="2016-12-06T12:14:00Z">
            <w:rPr>
              <w:rFonts w:ascii="Times New Roman" w:hAnsi="Times New Roman"/>
              <w:noProof/>
              <w:szCs w:val="24"/>
            </w:rPr>
          </w:rPrChange>
        </w:rPr>
        <w:t xml:space="preserve"> et al. </w:t>
      </w:r>
      <w:r w:rsidR="00F56048" w:rsidRPr="00FE4C27">
        <w:rPr>
          <w:rFonts w:ascii="Times New Roman" w:hAnsi="Times New Roman"/>
          <w:noProof/>
          <w:szCs w:val="24"/>
          <w:highlight w:val="yellow"/>
          <w:rPrChange w:id="168" w:author="Liu, Jun" w:date="2016-12-06T12:14:00Z">
            <w:rPr>
              <w:rFonts w:ascii="Times New Roman" w:hAnsi="Times New Roman"/>
              <w:noProof/>
              <w:szCs w:val="24"/>
            </w:rPr>
          </w:rPrChange>
        </w:rPr>
        <w:t>2006)</w:t>
      </w:r>
      <w:r w:rsidR="00F56048" w:rsidRPr="00FE4C27">
        <w:rPr>
          <w:rFonts w:ascii="Times New Roman" w:hAnsi="Times New Roman"/>
          <w:szCs w:val="24"/>
          <w:highlight w:val="yellow"/>
          <w:rPrChange w:id="169" w:author="Liu, Jun" w:date="2016-12-06T12:14:00Z">
            <w:rPr>
              <w:rFonts w:ascii="Times New Roman" w:hAnsi="Times New Roman"/>
              <w:szCs w:val="24"/>
            </w:rPr>
          </w:rPrChange>
        </w:rPr>
        <w:fldChar w:fldCharType="end"/>
      </w:r>
      <w:r w:rsidR="00611738" w:rsidRPr="00FE4C27">
        <w:rPr>
          <w:rFonts w:ascii="Times New Roman" w:hAnsi="Times New Roman"/>
          <w:szCs w:val="24"/>
          <w:highlight w:val="yellow"/>
          <w:rPrChange w:id="170" w:author="Liu, Jun" w:date="2016-12-06T12:14:00Z">
            <w:rPr>
              <w:rFonts w:ascii="Times New Roman" w:hAnsi="Times New Roman"/>
              <w:szCs w:val="24"/>
            </w:rPr>
          </w:rPrChange>
        </w:rPr>
        <w:t>.</w:t>
      </w:r>
      <w:r w:rsidR="00611738" w:rsidRPr="00FE4C27">
        <w:rPr>
          <w:rFonts w:ascii="Times New Roman" w:hAnsi="Times New Roman"/>
          <w:color w:val="000000"/>
          <w:szCs w:val="24"/>
          <w:highlight w:val="yellow"/>
          <w:rPrChange w:id="171" w:author="Liu, Jun" w:date="2016-12-06T12:14:00Z">
            <w:rPr>
              <w:rFonts w:ascii="Times New Roman" w:hAnsi="Times New Roman"/>
              <w:color w:val="000000"/>
              <w:szCs w:val="24"/>
            </w:rPr>
          </w:rPrChange>
        </w:rPr>
        <w:t xml:space="preserve"> T</w:t>
      </w:r>
      <w:r w:rsidR="00D81CC4" w:rsidRPr="00FE4C27">
        <w:rPr>
          <w:rFonts w:ascii="Times New Roman" w:hAnsi="Times New Roman"/>
          <w:color w:val="000000"/>
          <w:szCs w:val="24"/>
          <w:highlight w:val="yellow"/>
          <w:rPrChange w:id="172" w:author="Liu, Jun" w:date="2016-12-06T12:14:00Z">
            <w:rPr>
              <w:rFonts w:ascii="Times New Roman" w:hAnsi="Times New Roman"/>
              <w:color w:val="000000"/>
              <w:szCs w:val="24"/>
            </w:rPr>
          </w:rPrChange>
        </w:rPr>
        <w:t>here are</w:t>
      </w:r>
      <w:r w:rsidR="00FF19F0" w:rsidRPr="00FE4C27">
        <w:rPr>
          <w:rFonts w:ascii="Times New Roman" w:hAnsi="Times New Roman"/>
          <w:color w:val="000000"/>
          <w:szCs w:val="24"/>
          <w:highlight w:val="yellow"/>
          <w:rPrChange w:id="173" w:author="Liu, Jun" w:date="2016-12-06T12:14:00Z">
            <w:rPr>
              <w:rFonts w:ascii="Times New Roman" w:hAnsi="Times New Roman"/>
              <w:color w:val="000000"/>
              <w:szCs w:val="24"/>
            </w:rPr>
          </w:rPrChange>
        </w:rPr>
        <w:t xml:space="preserve"> </w:t>
      </w:r>
      <w:r w:rsidR="000914B6" w:rsidRPr="00FE4C27">
        <w:rPr>
          <w:rFonts w:ascii="Times New Roman" w:hAnsi="Times New Roman"/>
          <w:color w:val="000000"/>
          <w:szCs w:val="24"/>
          <w:highlight w:val="yellow"/>
          <w:rPrChange w:id="174" w:author="Liu, Jun" w:date="2016-12-06T12:14:00Z">
            <w:rPr>
              <w:rFonts w:ascii="Times New Roman" w:hAnsi="Times New Roman"/>
              <w:color w:val="000000"/>
              <w:szCs w:val="24"/>
            </w:rPr>
          </w:rPrChange>
        </w:rPr>
        <w:t>no</w:t>
      </w:r>
      <w:r w:rsidR="00C96D16" w:rsidRPr="00FE4C27">
        <w:rPr>
          <w:rFonts w:ascii="Times New Roman" w:hAnsi="Times New Roman"/>
          <w:color w:val="000000"/>
          <w:szCs w:val="24"/>
          <w:highlight w:val="yellow"/>
          <w:rPrChange w:id="175" w:author="Liu, Jun" w:date="2016-12-06T12:14:00Z">
            <w:rPr>
              <w:rFonts w:ascii="Times New Roman" w:hAnsi="Times New Roman"/>
              <w:color w:val="000000"/>
              <w:szCs w:val="24"/>
            </w:rPr>
          </w:rPrChange>
        </w:rPr>
        <w:t xml:space="preserve"> </w:t>
      </w:r>
      <w:r w:rsidR="006D2AA2" w:rsidRPr="00FE4C27">
        <w:rPr>
          <w:rFonts w:ascii="Times New Roman" w:hAnsi="Times New Roman"/>
          <w:color w:val="000000"/>
          <w:szCs w:val="24"/>
          <w:highlight w:val="yellow"/>
          <w:rPrChange w:id="176" w:author="Liu, Jun" w:date="2016-12-06T12:14:00Z">
            <w:rPr>
              <w:rFonts w:ascii="Times New Roman" w:hAnsi="Times New Roman"/>
              <w:color w:val="000000"/>
              <w:szCs w:val="24"/>
            </w:rPr>
          </w:rPrChange>
        </w:rPr>
        <w:t>experimental studies</w:t>
      </w:r>
      <w:r w:rsidR="00FF19F0" w:rsidRPr="00FE4C27">
        <w:rPr>
          <w:rFonts w:ascii="Times New Roman" w:hAnsi="Times New Roman"/>
          <w:color w:val="000000"/>
          <w:szCs w:val="24"/>
          <w:highlight w:val="yellow"/>
          <w:rPrChange w:id="177" w:author="Liu, Jun" w:date="2016-12-06T12:14:00Z">
            <w:rPr>
              <w:rFonts w:ascii="Times New Roman" w:hAnsi="Times New Roman"/>
              <w:color w:val="000000"/>
              <w:szCs w:val="24"/>
            </w:rPr>
          </w:rPrChange>
        </w:rPr>
        <w:t xml:space="preserve"> </w:t>
      </w:r>
      <w:r w:rsidR="007925C2" w:rsidRPr="00FE4C27">
        <w:rPr>
          <w:rFonts w:ascii="Times New Roman" w:hAnsi="Times New Roman"/>
          <w:color w:val="000000"/>
          <w:szCs w:val="24"/>
          <w:highlight w:val="yellow"/>
          <w:rPrChange w:id="178" w:author="Liu, Jun" w:date="2016-12-06T12:14:00Z">
            <w:rPr>
              <w:rFonts w:ascii="Times New Roman" w:hAnsi="Times New Roman"/>
              <w:color w:val="000000"/>
              <w:szCs w:val="24"/>
            </w:rPr>
          </w:rPrChange>
        </w:rPr>
        <w:t xml:space="preserve">on </w:t>
      </w:r>
      <w:r w:rsidR="00FF19F0" w:rsidRPr="00FE4C27">
        <w:rPr>
          <w:rFonts w:ascii="Times New Roman" w:hAnsi="Times New Roman"/>
          <w:color w:val="000000"/>
          <w:szCs w:val="24"/>
          <w:highlight w:val="yellow"/>
          <w:rPrChange w:id="179" w:author="Liu, Jun" w:date="2016-12-06T12:14:00Z">
            <w:rPr>
              <w:rFonts w:ascii="Times New Roman" w:hAnsi="Times New Roman"/>
              <w:color w:val="000000"/>
              <w:szCs w:val="24"/>
            </w:rPr>
          </w:rPrChange>
        </w:rPr>
        <w:t>dy</w:t>
      </w:r>
      <w:r w:rsidR="00CD01A2" w:rsidRPr="00FE4C27">
        <w:rPr>
          <w:rFonts w:ascii="Times New Roman" w:hAnsi="Times New Roman"/>
          <w:color w:val="000000"/>
          <w:szCs w:val="24"/>
          <w:highlight w:val="yellow"/>
          <w:rPrChange w:id="180" w:author="Liu, Jun" w:date="2016-12-06T12:14:00Z">
            <w:rPr>
              <w:rFonts w:ascii="Times New Roman" w:hAnsi="Times New Roman"/>
              <w:color w:val="000000"/>
              <w:szCs w:val="24"/>
            </w:rPr>
          </w:rPrChange>
        </w:rPr>
        <w:t>namic seed release</w:t>
      </w:r>
      <w:r w:rsidR="007D1C7C" w:rsidRPr="00FE4C27">
        <w:rPr>
          <w:rFonts w:ascii="Times New Roman" w:hAnsi="Times New Roman"/>
          <w:color w:val="000000"/>
          <w:szCs w:val="24"/>
          <w:highlight w:val="yellow"/>
          <w:rPrChange w:id="181" w:author="Liu, Jun" w:date="2016-12-06T12:14:00Z">
            <w:rPr>
              <w:rFonts w:ascii="Times New Roman" w:hAnsi="Times New Roman"/>
              <w:color w:val="000000"/>
              <w:szCs w:val="24"/>
            </w:rPr>
          </w:rPrChange>
        </w:rPr>
        <w:t xml:space="preserve"> rate</w:t>
      </w:r>
      <w:r w:rsidR="00FF19F0" w:rsidRPr="00FE4C27">
        <w:rPr>
          <w:rFonts w:ascii="Times New Roman" w:hAnsi="Times New Roman"/>
          <w:color w:val="000000"/>
          <w:szCs w:val="24"/>
          <w:highlight w:val="yellow"/>
          <w:rPrChange w:id="182" w:author="Liu, Jun" w:date="2016-12-06T12:14:00Z">
            <w:rPr>
              <w:rFonts w:ascii="Times New Roman" w:hAnsi="Times New Roman"/>
              <w:color w:val="000000"/>
              <w:szCs w:val="24"/>
            </w:rPr>
          </w:rPrChange>
        </w:rPr>
        <w:t xml:space="preserve"> </w:t>
      </w:r>
      <w:r w:rsidR="000D03EC" w:rsidRPr="00FE4C27">
        <w:rPr>
          <w:rFonts w:ascii="Times New Roman" w:hAnsi="Times New Roman"/>
          <w:color w:val="000000"/>
          <w:szCs w:val="24"/>
          <w:highlight w:val="yellow"/>
          <w:rPrChange w:id="183" w:author="Liu, Jun" w:date="2016-12-06T12:14:00Z">
            <w:rPr>
              <w:rFonts w:ascii="Times New Roman" w:hAnsi="Times New Roman"/>
              <w:color w:val="000000"/>
              <w:szCs w:val="24"/>
            </w:rPr>
          </w:rPrChange>
        </w:rPr>
        <w:t xml:space="preserve">and </w:t>
      </w:r>
      <w:r w:rsidR="00FF19F0" w:rsidRPr="00FE4C27">
        <w:rPr>
          <w:rFonts w:ascii="Times New Roman" w:hAnsi="Times New Roman"/>
          <w:color w:val="000000"/>
          <w:szCs w:val="24"/>
          <w:highlight w:val="yellow"/>
          <w:rPrChange w:id="184" w:author="Liu, Jun" w:date="2016-12-06T12:14:00Z">
            <w:rPr>
              <w:rFonts w:ascii="Times New Roman" w:hAnsi="Times New Roman"/>
              <w:color w:val="000000"/>
              <w:szCs w:val="24"/>
            </w:rPr>
          </w:rPrChange>
        </w:rPr>
        <w:t>disper</w:t>
      </w:r>
      <w:r w:rsidR="000D03EC" w:rsidRPr="00FE4C27">
        <w:rPr>
          <w:rFonts w:ascii="Times New Roman" w:hAnsi="Times New Roman"/>
          <w:color w:val="000000"/>
          <w:szCs w:val="24"/>
          <w:highlight w:val="yellow"/>
          <w:rPrChange w:id="185" w:author="Liu, Jun" w:date="2016-12-06T12:14:00Z">
            <w:rPr>
              <w:rFonts w:ascii="Times New Roman" w:hAnsi="Times New Roman"/>
              <w:color w:val="000000"/>
              <w:szCs w:val="24"/>
            </w:rPr>
          </w:rPrChange>
        </w:rPr>
        <w:t>sion</w:t>
      </w:r>
      <w:r w:rsidR="00FF19F0" w:rsidRPr="00FE4C27">
        <w:rPr>
          <w:rFonts w:ascii="Times New Roman" w:hAnsi="Times New Roman"/>
          <w:color w:val="000000"/>
          <w:szCs w:val="24"/>
          <w:highlight w:val="yellow"/>
          <w:rPrChange w:id="186" w:author="Liu, Jun" w:date="2016-12-06T12:14:00Z">
            <w:rPr>
              <w:rFonts w:ascii="Times New Roman" w:hAnsi="Times New Roman"/>
              <w:color w:val="000000"/>
              <w:szCs w:val="24"/>
            </w:rPr>
          </w:rPrChange>
        </w:rPr>
        <w:t xml:space="preserve"> </w:t>
      </w:r>
      <w:r w:rsidR="00CD01A2" w:rsidRPr="00FE4C27">
        <w:rPr>
          <w:rFonts w:ascii="Times New Roman" w:hAnsi="Times New Roman"/>
          <w:color w:val="000000"/>
          <w:szCs w:val="24"/>
          <w:highlight w:val="yellow"/>
          <w:rPrChange w:id="187" w:author="Liu, Jun" w:date="2016-12-06T12:14:00Z">
            <w:rPr>
              <w:rFonts w:ascii="Times New Roman" w:hAnsi="Times New Roman"/>
              <w:color w:val="000000"/>
              <w:szCs w:val="24"/>
            </w:rPr>
          </w:rPrChange>
        </w:rPr>
        <w:t xml:space="preserve">and </w:t>
      </w:r>
      <w:r w:rsidR="00FF19F0" w:rsidRPr="00FE4C27">
        <w:rPr>
          <w:rFonts w:ascii="Times New Roman" w:hAnsi="Times New Roman"/>
          <w:color w:val="000000"/>
          <w:szCs w:val="24"/>
          <w:highlight w:val="yellow"/>
          <w:rPrChange w:id="188" w:author="Liu, Jun" w:date="2016-12-06T12:14:00Z">
            <w:rPr>
              <w:rFonts w:ascii="Times New Roman" w:hAnsi="Times New Roman"/>
              <w:color w:val="000000"/>
              <w:szCs w:val="24"/>
            </w:rPr>
          </w:rPrChange>
        </w:rPr>
        <w:t>deposition</w:t>
      </w:r>
      <w:r w:rsidR="007D1C7C" w:rsidRPr="00FE4C27">
        <w:rPr>
          <w:rFonts w:ascii="Times New Roman" w:hAnsi="Times New Roman"/>
          <w:color w:val="000000"/>
          <w:szCs w:val="24"/>
          <w:highlight w:val="yellow"/>
          <w:rPrChange w:id="189" w:author="Liu, Jun" w:date="2016-12-06T12:14:00Z">
            <w:rPr>
              <w:rFonts w:ascii="Times New Roman" w:hAnsi="Times New Roman"/>
              <w:color w:val="000000"/>
              <w:szCs w:val="24"/>
            </w:rPr>
          </w:rPrChange>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B749C9" w:rsidR="0027133A" w:rsidRPr="006947B3" w:rsidRDefault="0027133A" w:rsidP="00CF5271">
      <w:pPr>
        <w:spacing w:line="480" w:lineRule="auto"/>
        <w:ind w:firstLine="720"/>
      </w:pPr>
      <w:r w:rsidRPr="006947B3">
        <w:rPr>
          <w:rFonts w:ascii="Times New Roman" w:hAnsi="Times New Roman"/>
          <w:szCs w:val="24"/>
        </w:rPr>
        <w:lastRenderedPageBreak/>
        <w:t xml:space="preserve">The objectives of the present study were to: </w:t>
      </w:r>
      <w:ins w:id="190" w:author="Liu, Jun" w:date="2016-12-03T09:14:00Z">
        <w:r w:rsidR="00EE73AA" w:rsidRPr="00EE73AA">
          <w:rPr>
            <w:rFonts w:ascii="Times New Roman" w:hAnsi="Times New Roman"/>
            <w:szCs w:val="24"/>
          </w:rPr>
          <w:t xml:space="preserve">1) measure the dynamic atmospheric parameters (on the order of an hour) and under the dynamic meteorological context, the hourly horseweed </w:t>
        </w:r>
        <w:r w:rsidR="00182170">
          <w:rPr>
            <w:rFonts w:ascii="Times New Roman" w:hAnsi="Times New Roman"/>
            <w:szCs w:val="24"/>
          </w:rPr>
          <w:t xml:space="preserve">seed emission; </w:t>
        </w:r>
        <w:r w:rsidR="00EE73AA" w:rsidRPr="00EE73AA">
          <w:rPr>
            <w:rFonts w:ascii="Times New Roman" w:hAnsi="Times New Roman"/>
            <w:szCs w:val="24"/>
          </w:rPr>
          <w:t xml:space="preserve"> 2) measure horseweed seed dispersion and deposition in the vertical direction (up to 100m) and in the horizontal direction (up to 1000m); 3) quantify the correlation between horseweed seed emission, dispersion, and deposition and atmospheric parameters</w:t>
        </w:r>
        <w:r w:rsidR="00EE73AA">
          <w:rPr>
            <w:rFonts w:ascii="Times New Roman" w:hAnsi="Times New Roman"/>
            <w:szCs w:val="24"/>
          </w:rPr>
          <w:t>.</w:t>
        </w:r>
      </w:ins>
      <w:del w:id="191" w:author="Unknown">
        <w:r w:rsidRPr="00EE73AA" w:rsidDel="00EE73AA">
          <w:rPr>
            <w:rFonts w:ascii="Times New Roman" w:hAnsi="Times New Roman"/>
            <w:szCs w:val="24"/>
          </w:rPr>
          <w:delText>1</w:delText>
        </w:r>
      </w:del>
      <w:del w:id="192" w:author="Liu, Jun" w:date="2016-12-03T09:14:00Z">
        <w:r w:rsidRPr="006947B3" w:rsidDel="00EE73AA">
          <w:rPr>
            <w:rFonts w:ascii="Times New Roman" w:hAnsi="Times New Roman"/>
            <w:szCs w:val="24"/>
          </w:rPr>
          <w:delText xml:space="preserve">) measure </w:delText>
        </w:r>
        <w:r w:rsidR="003561E9" w:rsidRPr="006947B3" w:rsidDel="00EE73AA">
          <w:rPr>
            <w:rFonts w:ascii="Times New Roman" w:hAnsi="Times New Roman"/>
            <w:szCs w:val="24"/>
          </w:rPr>
          <w:delText xml:space="preserve">the </w:delText>
        </w:r>
        <w:r w:rsidRPr="006947B3" w:rsidDel="00EE73AA">
          <w:rPr>
            <w:rFonts w:ascii="Times New Roman" w:hAnsi="Times New Roman"/>
            <w:szCs w:val="24"/>
          </w:rPr>
          <w:delText>atmospheric dynamic (on the order of an hour)</w:delText>
        </w:r>
        <w:r w:rsidR="003561E9" w:rsidRPr="006947B3" w:rsidDel="00EE73AA">
          <w:rPr>
            <w:rFonts w:ascii="Times New Roman" w:hAnsi="Times New Roman"/>
            <w:szCs w:val="24"/>
          </w:rPr>
          <w:delText xml:space="preserve"> and</w:delText>
        </w:r>
        <w:r w:rsidRPr="006947B3" w:rsidDel="00EE73AA">
          <w:rPr>
            <w:rFonts w:ascii="Times New Roman" w:hAnsi="Times New Roman"/>
            <w:szCs w:val="24"/>
          </w:rPr>
          <w:delText xml:space="preserve"> horseweed </w:delText>
        </w:r>
        <w:r w:rsidR="0027270B" w:rsidRPr="006947B3" w:rsidDel="00EE73AA">
          <w:rPr>
            <w:rFonts w:ascii="Times New Roman" w:hAnsi="Times New Roman"/>
            <w:szCs w:val="24"/>
          </w:rPr>
          <w:delText>seed</w:delText>
        </w:r>
        <w:r w:rsidRPr="006947B3" w:rsidDel="00EE73AA">
          <w:rPr>
            <w:rFonts w:ascii="Times New Roman" w:hAnsi="Times New Roman"/>
            <w:szCs w:val="24"/>
          </w:rPr>
          <w:delText xml:space="preserve"> emission, dispersion, and deposition in the vertical direction (up to 100 m) and in the horizontal direction (up to 1000 m); and 2) quantify the correlation between horseweed </w:delText>
        </w:r>
        <w:r w:rsidR="00930509" w:rsidRPr="006947B3" w:rsidDel="00EE73AA">
          <w:rPr>
            <w:rFonts w:ascii="Times New Roman" w:hAnsi="Times New Roman"/>
            <w:szCs w:val="24"/>
          </w:rPr>
          <w:delText xml:space="preserve">seed </w:delText>
        </w:r>
        <w:r w:rsidRPr="006947B3" w:rsidDel="00EE73AA">
          <w:rPr>
            <w:rFonts w:ascii="Times New Roman" w:hAnsi="Times New Roman"/>
            <w:szCs w:val="24"/>
          </w:rPr>
          <w:delText>emission, dispersion, and deposition and atmospheric parameters</w:delText>
        </w:r>
      </w:del>
      <w:del w:id="193" w:author="Wang, Junming" w:date="2016-12-04T16:12:00Z">
        <w:r w:rsidRPr="006947B3" w:rsidDel="002F3928">
          <w:rPr>
            <w:rFonts w:ascii="Times New Roman" w:hAnsi="Times New Roman"/>
            <w:szCs w:val="24"/>
          </w:rPr>
          <w:delText xml:space="preserve">. </w:delText>
        </w:r>
      </w:del>
    </w:p>
    <w:p w14:paraId="76D04C37" w14:textId="12A8A836" w:rsidR="00056E9E" w:rsidRPr="005628CC" w:rsidRDefault="004C1725">
      <w:pPr>
        <w:pStyle w:val="Heading1"/>
        <w:spacing w:line="480" w:lineRule="auto"/>
        <w:rPr>
          <w:rStyle w:val="BDAbstractTitleChar"/>
          <w:rFonts w:ascii="Times New Roman" w:hAnsi="Times New Roman"/>
          <w:b/>
          <w:kern w:val="32"/>
          <w:sz w:val="24"/>
          <w:szCs w:val="24"/>
        </w:rPr>
        <w:pPrChange w:id="194" w:author="Liu, Jun" w:date="2016-12-03T09:20:00Z">
          <w:pPr>
            <w:pStyle w:val="Heading1"/>
          </w:pPr>
        </w:pPrChange>
      </w:pPr>
      <w:r w:rsidRPr="00C17972">
        <w:rPr>
          <w:rStyle w:val="BDAbstractTitleChar"/>
          <w:rFonts w:ascii="Times New Roman" w:hAnsi="Times New Roman"/>
          <w:b/>
          <w:kern w:val="32"/>
          <w:sz w:val="24"/>
          <w:szCs w:val="24"/>
        </w:rPr>
        <w:t>Materials and methods</w:t>
      </w:r>
    </w:p>
    <w:p w14:paraId="5A9F1D2C" w14:textId="4709DB34" w:rsidR="004C3E32" w:rsidRPr="006947B3" w:rsidRDefault="0027133A">
      <w:pPr>
        <w:spacing w:line="480" w:lineRule="auto"/>
        <w:ind w:firstLine="720"/>
        <w:rPr>
          <w:rFonts w:ascii="Times New Roman" w:hAnsi="Times New Roman"/>
          <w:szCs w:val="24"/>
        </w:rPr>
      </w:pPr>
      <w:r w:rsidRPr="006947B3">
        <w:rPr>
          <w:rFonts w:ascii="Times New Roman" w:hAnsi="Times New Roman"/>
          <w:szCs w:val="24"/>
        </w:rPr>
        <w:t xml:space="preserve">The experiment was </w:t>
      </w:r>
      <w:ins w:id="195" w:author="Liu, Jun" w:date="2016-12-03T09:25:00Z">
        <w:r w:rsidR="00162431">
          <w:rPr>
            <w:rFonts w:ascii="Times New Roman" w:hAnsi="Times New Roman"/>
            <w:szCs w:val="24"/>
          </w:rPr>
          <w:t xml:space="preserve">through the whole </w:t>
        </w:r>
      </w:ins>
      <w:ins w:id="196" w:author="Liu, Jun" w:date="2016-12-03T09:27:00Z">
        <w:r w:rsidR="00162431" w:rsidRPr="00D466E7">
          <w:rPr>
            <w:rFonts w:ascii="Times New Roman" w:hAnsi="Times New Roman"/>
            <w:szCs w:val="24"/>
          </w:rPr>
          <w:t xml:space="preserve">entire </w:t>
        </w:r>
        <w:r w:rsidR="00162431">
          <w:rPr>
            <w:rFonts w:ascii="Times New Roman" w:hAnsi="Times New Roman"/>
            <w:szCs w:val="24"/>
          </w:rPr>
          <w:t xml:space="preserve">flowering and </w:t>
        </w:r>
        <w:r w:rsidR="00162431" w:rsidRPr="00D466E7">
          <w:rPr>
            <w:rFonts w:ascii="Times New Roman" w:hAnsi="Times New Roman"/>
            <w:szCs w:val="24"/>
          </w:rPr>
          <w:t xml:space="preserve">seed-shedding season </w:t>
        </w:r>
      </w:ins>
      <w:del w:id="197" w:author="Liu, Jun" w:date="2016-12-03T09:27:00Z">
        <w:r w:rsidRPr="006947B3" w:rsidDel="00162431">
          <w:rPr>
            <w:rFonts w:ascii="Times New Roman" w:hAnsi="Times New Roman"/>
            <w:szCs w:val="24"/>
          </w:rPr>
          <w:delText xml:space="preserve">conducted </w:delText>
        </w:r>
      </w:del>
      <w:r w:rsidRPr="006947B3">
        <w:rPr>
          <w:rFonts w:ascii="Times New Roman" w:hAnsi="Times New Roman"/>
          <w:szCs w:val="24"/>
        </w:rPr>
        <w:t xml:space="preserve">from 23 Aug to 12 Oct 2013 on the South Research Farm, University </w:t>
      </w:r>
      <w:del w:id="198" w:author="Liu, Jun" w:date="2016-12-03T09:20:00Z">
        <w:r w:rsidRPr="006947B3" w:rsidDel="00162431">
          <w:rPr>
            <w:rFonts w:ascii="Times New Roman" w:hAnsi="Times New Roman"/>
            <w:szCs w:val="24"/>
          </w:rPr>
          <w:delText xml:space="preserve"> </w:delText>
        </w:r>
      </w:del>
      <w:r w:rsidRPr="006947B3">
        <w:rPr>
          <w:rFonts w:ascii="Times New Roman" w:hAnsi="Times New Roman"/>
          <w:szCs w:val="24"/>
        </w:rPr>
        <w:t>of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pPr>
        <w:pStyle w:val="Heading2"/>
        <w:spacing w:line="480" w:lineRule="auto"/>
        <w:rPr>
          <w:rFonts w:ascii="Times New Roman" w:hAnsi="Times New Roman"/>
          <w:sz w:val="22"/>
          <w:szCs w:val="22"/>
        </w:rPr>
        <w:pPrChange w:id="199" w:author="Liu, Jun" w:date="2016-12-03T09:20:00Z">
          <w:pPr>
            <w:pStyle w:val="Heading2"/>
          </w:pPr>
        </w:pPrChange>
      </w:pPr>
      <w:r w:rsidRPr="00C17972">
        <w:rPr>
          <w:rFonts w:ascii="Times New Roman" w:hAnsi="Times New Roman" w:cs="Times New Roman"/>
          <w:sz w:val="22"/>
          <w:szCs w:val="22"/>
        </w:rPr>
        <w:t>Experimental site</w:t>
      </w:r>
    </w:p>
    <w:p w14:paraId="61295299" w14:textId="57A65B18" w:rsidR="00900F6B" w:rsidRPr="006947B3" w:rsidRDefault="0027133A">
      <w:pPr>
        <w:autoSpaceDE w:val="0"/>
        <w:autoSpaceDN w:val="0"/>
        <w:adjustRightInd w:val="0"/>
        <w:spacing w:after="0" w:line="480" w:lineRule="auto"/>
        <w:ind w:firstLine="576"/>
        <w:rPr>
          <w:rFonts w:ascii="Times New Roman" w:hAnsi="Times New Roman"/>
          <w:szCs w:val="24"/>
        </w:rPr>
        <w:pPrChange w:id="200" w:author="Liu, Jun" w:date="2016-12-03T09:29:00Z">
          <w:pPr>
            <w:autoSpaceDE w:val="0"/>
            <w:autoSpaceDN w:val="0"/>
            <w:adjustRightInd w:val="0"/>
            <w:spacing w:after="0" w:line="480" w:lineRule="auto"/>
          </w:pPr>
        </w:pPrChange>
      </w:pPr>
      <w:r w:rsidRPr="006947B3">
        <w:rPr>
          <w:rFonts w:ascii="Times New Roman" w:hAnsi="Times New Roman"/>
          <w:szCs w:val="24"/>
        </w:rPr>
        <w:t xml:space="preserve">The experimental </w:t>
      </w:r>
      <w:ins w:id="201" w:author="Liu, Jun" w:date="2016-12-03T09:35:00Z">
        <w:r w:rsidR="00663189">
          <w:rPr>
            <w:rFonts w:ascii="Times New Roman" w:hAnsi="Times New Roman"/>
            <w:szCs w:val="24"/>
          </w:rPr>
          <w:t xml:space="preserve">source </w:t>
        </w:r>
      </w:ins>
      <w:ins w:id="202" w:author="Liu, Jun" w:date="2016-12-05T10:45:00Z">
        <w:r w:rsidR="00E43027">
          <w:rPr>
            <w:rFonts w:ascii="Times New Roman" w:hAnsi="Times New Roman"/>
            <w:szCs w:val="24"/>
          </w:rPr>
          <w:t>plot</w:t>
        </w:r>
      </w:ins>
      <w:ins w:id="203" w:author="Liu, Jun" w:date="2016-12-03T09:35:00Z">
        <w:r w:rsidR="00663189">
          <w:rPr>
            <w:rFonts w:ascii="Times New Roman" w:hAnsi="Times New Roman"/>
            <w:szCs w:val="24"/>
          </w:rPr>
          <w:t xml:space="preserve"> was </w:t>
        </w:r>
      </w:ins>
      <w:del w:id="204" w:author="Liu, Jun" w:date="2016-12-03T09:35:00Z">
        <w:r w:rsidRPr="006947B3" w:rsidDel="00663189">
          <w:rPr>
            <w:rFonts w:ascii="Times New Roman" w:hAnsi="Times New Roman"/>
            <w:szCs w:val="24"/>
          </w:rPr>
          <w:delText xml:space="preserve">design consisted of </w:delText>
        </w:r>
      </w:del>
      <w:r w:rsidRPr="006947B3">
        <w:rPr>
          <w:rFonts w:ascii="Times New Roman" w:hAnsi="Times New Roman"/>
          <w:szCs w:val="24"/>
        </w:rPr>
        <w:t xml:space="preserve">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w:t>
      </w:r>
      <w:ins w:id="205" w:author="Liu, Jun" w:date="2016-12-03T09:44:00Z">
        <w:r w:rsidR="00663189">
          <w:rPr>
            <w:rFonts w:ascii="Times New Roman" w:hAnsi="Times New Roman"/>
            <w:szCs w:val="24"/>
          </w:rPr>
          <w:t>.</w:t>
        </w:r>
      </w:ins>
      <w:r w:rsidR="00F80936" w:rsidRPr="006947B3">
        <w:rPr>
          <w:rFonts w:ascii="Times New Roman" w:hAnsi="Times New Roman"/>
          <w:szCs w:val="24"/>
        </w:rPr>
        <w:t xml:space="preserve"> </w:t>
      </w:r>
      <w:r w:rsidR="00AD1A46" w:rsidRPr="006947B3">
        <w:rPr>
          <w:rFonts w:ascii="Times New Roman" w:hAnsi="Times New Roman"/>
          <w:szCs w:val="24"/>
        </w:rPr>
        <w:t>1)</w:t>
      </w:r>
      <w:r w:rsidRPr="006947B3">
        <w:rPr>
          <w:rFonts w:ascii="Times New Roman" w:hAnsi="Times New Roman"/>
          <w:szCs w:val="24"/>
        </w:rPr>
        <w:t>.</w:t>
      </w:r>
      <w:ins w:id="206" w:author="Liu, Jun" w:date="2016-12-03T09:46:00Z">
        <w:r w:rsidR="004F020D">
          <w:rPr>
            <w:rFonts w:ascii="Times New Roman" w:hAnsi="Times New Roman"/>
            <w:szCs w:val="24"/>
          </w:rPr>
          <w:t xml:space="preserve"> T</w:t>
        </w:r>
      </w:ins>
      <w:del w:id="207" w:author="Liu, Jun" w:date="2016-12-03T09:46:00Z">
        <w:r w:rsidR="00AD1A46" w:rsidRPr="006947B3" w:rsidDel="004F020D">
          <w:rPr>
            <w:rFonts w:ascii="Times New Roman" w:hAnsi="Times New Roman"/>
            <w:szCs w:val="24"/>
          </w:rPr>
          <w:delText xml:space="preserve"> </w:delText>
        </w:r>
      </w:del>
      <w:ins w:id="208" w:author="Liu, Jun" w:date="2016-12-03T09:45:00Z">
        <w:r w:rsidR="004F020D">
          <w:rPr>
            <w:rFonts w:ascii="Times New Roman" w:hAnsi="Times New Roman"/>
            <w:szCs w:val="24"/>
          </w:rPr>
          <w:t>here were no other horseweed plants within a 1000-m radius</w:t>
        </w:r>
      </w:ins>
      <w:ins w:id="209" w:author="Liu, Jun" w:date="2016-12-03T09:46:00Z">
        <w:r w:rsidR="004F020D">
          <w:rPr>
            <w:rFonts w:ascii="Times New Roman" w:hAnsi="Times New Roman"/>
            <w:szCs w:val="24"/>
          </w:rPr>
          <w:t xml:space="preserve">, and </w:t>
        </w:r>
      </w:ins>
      <w:del w:id="210" w:author="Liu, Jun" w:date="2016-12-03T09:46:00Z">
        <w:r w:rsidRPr="006947B3" w:rsidDel="004F020D">
          <w:rPr>
            <w:rFonts w:ascii="Times New Roman" w:hAnsi="Times New Roman"/>
            <w:szCs w:val="24"/>
          </w:rPr>
          <w:delText xml:space="preserve">The field was surrounded by </w:delText>
        </w:r>
      </w:del>
      <w:r w:rsidRPr="006947B3">
        <w:rPr>
          <w:rFonts w:ascii="Times New Roman" w:hAnsi="Times New Roman"/>
          <w:szCs w:val="24"/>
        </w:rPr>
        <w:t>various grasses and soybean</w:t>
      </w:r>
      <w:ins w:id="211" w:author="Liu, Jun" w:date="2016-12-03T09:46:00Z">
        <w:r w:rsidR="004F020D">
          <w:rPr>
            <w:rFonts w:ascii="Times New Roman" w:hAnsi="Times New Roman"/>
            <w:szCs w:val="24"/>
          </w:rPr>
          <w:t xml:space="preserve"> surrounded the source field. </w:t>
        </w:r>
      </w:ins>
      <w:ins w:id="212" w:author="Liu, Jun" w:date="2016-12-03T09:47:00Z">
        <w:r w:rsidR="004F020D">
          <w:rPr>
            <w:rFonts w:ascii="Times New Roman" w:hAnsi="Times New Roman"/>
            <w:szCs w:val="24"/>
          </w:rPr>
          <w:t>T</w:t>
        </w:r>
      </w:ins>
      <w:del w:id="213" w:author="Liu, Jun" w:date="2016-12-03T09:47:00Z">
        <w:r w:rsidRPr="006947B3" w:rsidDel="004F020D">
          <w:rPr>
            <w:rFonts w:ascii="Times New Roman" w:hAnsi="Times New Roman"/>
            <w:szCs w:val="24"/>
          </w:rPr>
          <w:delText>. Within the source field, t</w:delText>
        </w:r>
      </w:del>
      <w:r w:rsidRPr="006947B3">
        <w:rPr>
          <w:rFonts w:ascii="Times New Roman" w:hAnsi="Times New Roman"/>
          <w:szCs w:val="24"/>
        </w:rPr>
        <w: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 xml:space="preserve">he </w:t>
      </w:r>
      <w:ins w:id="214" w:author="Liu, Jun" w:date="2016-12-03T17:13:00Z">
        <w:r w:rsidR="00DF1E47">
          <w:rPr>
            <w:rFonts w:ascii="Times New Roman" w:hAnsi="Times New Roman"/>
            <w:szCs w:val="24"/>
          </w:rPr>
          <w:t xml:space="preserve">density of plants varied spatially, and </w:t>
        </w:r>
      </w:ins>
      <w:ins w:id="215" w:author="Liu, Jun" w:date="2016-12-03T17:14:00Z">
        <w:r w:rsidR="00DF1E47">
          <w:rPr>
            <w:rFonts w:ascii="Times New Roman" w:hAnsi="Times New Roman"/>
            <w:szCs w:val="24"/>
          </w:rPr>
          <w:t>details</w:t>
        </w:r>
      </w:ins>
      <w:ins w:id="216" w:author="Liu, Jun" w:date="2016-12-03T17:13:00Z">
        <w:r w:rsidR="00DF1E47">
          <w:rPr>
            <w:rFonts w:ascii="Times New Roman" w:hAnsi="Times New Roman"/>
            <w:szCs w:val="24"/>
          </w:rPr>
          <w:t xml:space="preserve"> </w:t>
        </w:r>
      </w:ins>
      <w:ins w:id="217" w:author="Liu, Jun" w:date="2016-12-03T17:14:00Z">
        <w:r w:rsidR="00DF1E47">
          <w:rPr>
            <w:rFonts w:ascii="Times New Roman" w:hAnsi="Times New Roman"/>
            <w:szCs w:val="24"/>
          </w:rPr>
          <w:t>shown in Fig.1.</w:t>
        </w:r>
      </w:ins>
      <w:del w:id="218" w:author="Liu, Jun" w:date="2016-12-03T17:14:00Z">
        <w:r w:rsidR="00D22486" w:rsidRPr="006947B3" w:rsidDel="00DF1E47">
          <w:rPr>
            <w:rFonts w:ascii="Times New Roman" w:hAnsi="Times New Roman"/>
            <w:szCs w:val="24"/>
          </w:rPr>
          <w:delText>average density of the plants was 8 plants/m</w:delText>
        </w:r>
        <w:r w:rsidR="00D22486" w:rsidRPr="006947B3" w:rsidDel="00DF1E47">
          <w:rPr>
            <w:rFonts w:ascii="Times New Roman" w:hAnsi="Times New Roman"/>
            <w:szCs w:val="24"/>
            <w:vertAlign w:val="superscript"/>
          </w:rPr>
          <w:delText>2</w:delText>
        </w:r>
        <w:r w:rsidR="00D22486" w:rsidRPr="006947B3" w:rsidDel="00DF1E47">
          <w:rPr>
            <w:rFonts w:ascii="Times New Roman" w:hAnsi="Times New Roman"/>
            <w:szCs w:val="24"/>
          </w:rPr>
          <w:delText xml:space="preserve">. </w:delText>
        </w:r>
        <w:r w:rsidR="000A68FD" w:rsidRPr="006947B3" w:rsidDel="00DF1E47">
          <w:rPr>
            <w:rFonts w:ascii="Times New Roman" w:hAnsi="Times New Roman"/>
            <w:szCs w:val="24"/>
          </w:rPr>
          <w:delText xml:space="preserve">The estimated total plant number was </w:delText>
        </w:r>
      </w:del>
      <w:del w:id="219" w:author="Liu, Jun" w:date="2016-12-03T09:34:00Z">
        <w:r w:rsidR="000A68FD" w:rsidRPr="006947B3" w:rsidDel="00663189">
          <w:rPr>
            <w:rFonts w:ascii="Times New Roman" w:hAnsi="Times New Roman"/>
            <w:szCs w:val="24"/>
          </w:rPr>
          <w:delText>35</w:delText>
        </w:r>
        <w:r w:rsidR="0026438B" w:rsidRPr="006947B3" w:rsidDel="00663189">
          <w:rPr>
            <w:rFonts w:ascii="Times New Roman" w:hAnsi="Times New Roman"/>
            <w:szCs w:val="24"/>
          </w:rPr>
          <w:delText>,</w:delText>
        </w:r>
        <w:r w:rsidR="000A68FD" w:rsidRPr="006947B3" w:rsidDel="00663189">
          <w:rPr>
            <w:rFonts w:ascii="Times New Roman" w:hAnsi="Times New Roman"/>
            <w:szCs w:val="24"/>
          </w:rPr>
          <w:delText>607</w:delText>
        </w:r>
      </w:del>
      <w:del w:id="220" w:author="Liu, Jun" w:date="2016-12-03T17:14:00Z">
        <w:r w:rsidR="000A68FD" w:rsidRPr="006947B3" w:rsidDel="00DF1E47">
          <w:rPr>
            <w:rFonts w:ascii="Times New Roman" w:hAnsi="Times New Roman"/>
            <w:szCs w:val="24"/>
          </w:rPr>
          <w:delText>.</w:delText>
        </w:r>
      </w:del>
      <w:r w:rsidR="000A68FD" w:rsidRPr="006947B3">
        <w:rPr>
          <w:rFonts w:ascii="Times New Roman" w:hAnsi="Times New Roman"/>
          <w:szCs w:val="24"/>
        </w:rPr>
        <w:t xml:space="preserve">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38D913CE" w:rsidR="00067FC5" w:rsidRPr="00C17972" w:rsidRDefault="00067FC5">
      <w:pPr>
        <w:pStyle w:val="Heading2"/>
        <w:spacing w:line="480" w:lineRule="auto"/>
        <w:rPr>
          <w:rFonts w:ascii="Times New Roman" w:hAnsi="Times New Roman"/>
          <w:sz w:val="22"/>
          <w:szCs w:val="22"/>
        </w:rPr>
        <w:pPrChange w:id="221" w:author="Liu, Jun" w:date="2016-12-03T09:29:00Z">
          <w:pPr>
            <w:pStyle w:val="Heading2"/>
          </w:pPr>
        </w:pPrChange>
      </w:pPr>
      <w:r w:rsidRPr="00C17972">
        <w:rPr>
          <w:rFonts w:ascii="Times New Roman" w:hAnsi="Times New Roman" w:cs="Times New Roman"/>
          <w:sz w:val="22"/>
          <w:szCs w:val="22"/>
        </w:rPr>
        <w:lastRenderedPageBreak/>
        <w:t>Seed concentratio</w:t>
      </w:r>
      <w:ins w:id="222" w:author="Liu, Jun" w:date="2016-12-03T09:53:00Z">
        <w:r w:rsidR="00671FA2">
          <w:rPr>
            <w:rFonts w:ascii="Times New Roman" w:hAnsi="Times New Roman" w:cs="Times New Roman"/>
            <w:sz w:val="22"/>
            <w:szCs w:val="22"/>
          </w:rPr>
          <w:t>n</w:t>
        </w:r>
      </w:ins>
      <w:del w:id="223" w:author="Liu, Jun" w:date="2016-12-03T09:53:00Z">
        <w:r w:rsidRPr="00C17972" w:rsidDel="00671FA2">
          <w:rPr>
            <w:rFonts w:ascii="Times New Roman" w:hAnsi="Times New Roman" w:cs="Times New Roman"/>
            <w:sz w:val="22"/>
            <w:szCs w:val="22"/>
          </w:rPr>
          <w:delText>n measurement and calculation</w:delText>
        </w:r>
      </w:del>
      <w:r w:rsidRPr="00C17972">
        <w:rPr>
          <w:rFonts w:ascii="Times New Roman" w:hAnsi="Times New Roman" w:cs="Times New Roman"/>
          <w:sz w:val="22"/>
          <w:szCs w:val="22"/>
        </w:rPr>
        <w:t xml:space="preserve"> </w:t>
      </w:r>
    </w:p>
    <w:p w14:paraId="191E316A" w14:textId="5E64E674" w:rsidR="006F3059" w:rsidRPr="006F3059" w:rsidRDefault="006F3059">
      <w:pPr>
        <w:autoSpaceDE w:val="0"/>
        <w:autoSpaceDN w:val="0"/>
        <w:adjustRightInd w:val="0"/>
        <w:spacing w:after="0" w:line="480" w:lineRule="auto"/>
        <w:ind w:firstLine="576"/>
        <w:rPr>
          <w:ins w:id="224" w:author="Liu, Jun" w:date="2016-12-03T09:54:00Z"/>
          <w:rFonts w:ascii="Times New Roman" w:hAnsi="Times New Roman"/>
          <w:szCs w:val="24"/>
        </w:rPr>
        <w:pPrChange w:id="225" w:author="Liu, Jun" w:date="2016-12-03T10:00:00Z">
          <w:pPr>
            <w:autoSpaceDE w:val="0"/>
            <w:autoSpaceDN w:val="0"/>
            <w:adjustRightInd w:val="0"/>
            <w:spacing w:after="0" w:line="480" w:lineRule="auto"/>
            <w:ind w:firstLine="240"/>
          </w:pPr>
        </w:pPrChange>
      </w:pPr>
      <w:ins w:id="226" w:author="Liu, Jun" w:date="2016-12-03T09:54:00Z">
        <w:r w:rsidRPr="006F3059">
          <w:rPr>
            <w:rFonts w:ascii="Times New Roman" w:hAnsi="Times New Roman"/>
            <w:szCs w:val="24"/>
          </w:rPr>
          <w:t>Seed concentration was measured by using four columns of Rotorod samplers on the ground and two columns of Rotorod samples mounted beneath two balloons.  Two column Rotorod samplers were set up at the edge of the source field along the main downwind direction (from the southwest to northeast), and each c</w:t>
        </w:r>
        <w:r w:rsidR="00960152">
          <w:rPr>
            <w:rFonts w:ascii="Times New Roman" w:hAnsi="Times New Roman"/>
            <w:szCs w:val="24"/>
          </w:rPr>
          <w:t xml:space="preserve">olumns with samplers mounted at </w:t>
        </w:r>
        <w:r w:rsidRPr="006F3059">
          <w:rPr>
            <w:rFonts w:ascii="Times New Roman" w:hAnsi="Times New Roman"/>
            <w:szCs w:val="24"/>
          </w:rPr>
          <w:t xml:space="preserve">1.0,1.5, and 3.0m.  One-column Rotorod samplers were placed in the source field to measure the horizontal flux (seeds/m2/s) profiles of source production and release, with one sampler placed inside the plant canopy at a height of 0.35 m, one at the height of the canopy (1 m), one at 1.65 m, and one at 2.8 m. One additional sampler at the canopy </w:t>
        </w:r>
        <w:del w:id="227" w:author="Wang, Junming" w:date="2016-12-04T16:14:00Z">
          <w:r w:rsidRPr="006F3059" w:rsidDel="00A0065B">
            <w:rPr>
              <w:rFonts w:ascii="Times New Roman" w:hAnsi="Times New Roman"/>
              <w:szCs w:val="24"/>
            </w:rPr>
            <w:delText>height(</w:delText>
          </w:r>
        </w:del>
      </w:ins>
      <w:ins w:id="228" w:author="Wang, Junming" w:date="2016-12-04T16:14:00Z">
        <w:r w:rsidR="00A0065B" w:rsidRPr="006F3059">
          <w:rPr>
            <w:rFonts w:ascii="Times New Roman" w:hAnsi="Times New Roman"/>
            <w:szCs w:val="24"/>
          </w:rPr>
          <w:t>height (</w:t>
        </w:r>
      </w:ins>
      <w:ins w:id="229" w:author="Liu, Jun" w:date="2016-12-03T09:54:00Z">
        <w:r w:rsidRPr="006F3059">
          <w:rPr>
            <w:rFonts w:ascii="Times New Roman" w:hAnsi="Times New Roman"/>
            <w:szCs w:val="24"/>
          </w:rPr>
          <w:t>1m) was placed in the source field to record ref-erence value of the source strength uninterruptedly when the other samplers were switched off for rod replacement. The concentrations at higher heights (10 m to 100 m) were measured with the Rotorod samplers mounted below two balloons (another two columns of Rotorod samplers). The two balloons were in the downwind direction inside or outside of the field. The downwind distance of the balloons and the sampler heights were adjust</w:t>
        </w:r>
        <w:r w:rsidR="008128BE">
          <w:rPr>
            <w:rFonts w:ascii="Times New Roman" w:hAnsi="Times New Roman"/>
            <w:szCs w:val="24"/>
          </w:rPr>
          <w:t>ed based on whether seed was de</w:t>
        </w:r>
        <w:r w:rsidRPr="006F3059">
          <w:rPr>
            <w:rFonts w:ascii="Times New Roman" w:hAnsi="Times New Roman"/>
            <w:szCs w:val="24"/>
          </w:rPr>
          <w:t xml:space="preserve">tectable. Sampler heights ranged from 10 m to 100 m, and the balloon downwind distance ranged from inside the source field to 110 m downwind from the source. The locations of the four columns were shown in Fig.1. </w:t>
        </w:r>
      </w:ins>
    </w:p>
    <w:p w14:paraId="3B7AB5CE" w14:textId="2F9395E2" w:rsidR="00AB5C8C" w:rsidRDefault="00A60781">
      <w:pPr>
        <w:autoSpaceDE w:val="0"/>
        <w:autoSpaceDN w:val="0"/>
        <w:adjustRightInd w:val="0"/>
        <w:spacing w:after="0" w:line="480" w:lineRule="auto"/>
        <w:ind w:firstLine="576"/>
        <w:rPr>
          <w:ins w:id="230" w:author="Liu, Jun" w:date="2016-12-03T10:31:00Z"/>
          <w:rFonts w:ascii="Times New Roman" w:eastAsiaTheme="minorEastAsia" w:hAnsi="Times New Roman"/>
          <w:szCs w:val="24"/>
          <w:lang w:eastAsia="zh-CN"/>
        </w:rPr>
        <w:pPrChange w:id="231" w:author="Liu, Jun" w:date="2016-12-03T10:30:00Z">
          <w:pPr>
            <w:autoSpaceDE w:val="0"/>
            <w:autoSpaceDN w:val="0"/>
            <w:adjustRightInd w:val="0"/>
            <w:spacing w:after="0" w:line="480" w:lineRule="auto"/>
            <w:ind w:firstLine="240"/>
          </w:pPr>
        </w:pPrChange>
      </w:pPr>
      <w:ins w:id="232" w:author="Liu, Jun" w:date="2016-12-03T10:08:00Z">
        <w:r>
          <w:rPr>
            <w:rFonts w:ascii="Times New Roman" w:hAnsi="Times New Roman"/>
            <w:szCs w:val="24"/>
          </w:rPr>
          <w:t>The tool</w:t>
        </w:r>
      </w:ins>
      <w:ins w:id="233" w:author="Liu, Jun" w:date="2016-12-03T10:09:00Z">
        <w:r>
          <w:rPr>
            <w:rFonts w:ascii="Times New Roman" w:hAnsi="Times New Roman"/>
            <w:szCs w:val="24"/>
          </w:rPr>
          <w:t>s</w:t>
        </w:r>
      </w:ins>
      <w:ins w:id="234" w:author="Liu, Jun" w:date="2016-12-03T10:08:00Z">
        <w:r>
          <w:rPr>
            <w:rFonts w:ascii="Times New Roman" w:hAnsi="Times New Roman"/>
            <w:szCs w:val="24"/>
          </w:rPr>
          <w:t xml:space="preserve"> to trap t</w:t>
        </w:r>
      </w:ins>
      <w:ins w:id="235" w:author="Liu, Jun" w:date="2016-12-03T10:09:00Z">
        <w:r>
          <w:rPr>
            <w:rFonts w:ascii="Times New Roman" w:hAnsi="Times New Roman"/>
            <w:szCs w:val="24"/>
          </w:rPr>
          <w:t xml:space="preserve">he seeds in the air were </w:t>
        </w:r>
      </w:ins>
      <w:ins w:id="236" w:author="Liu, Jun" w:date="2016-12-03T09:54:00Z">
        <w:r w:rsidR="006F3059" w:rsidRPr="006F3059">
          <w:rPr>
            <w:rFonts w:ascii="Times New Roman" w:hAnsi="Times New Roman"/>
            <w:szCs w:val="24"/>
          </w:rPr>
          <w:t>transparent plastic microscope slide</w:t>
        </w:r>
      </w:ins>
      <w:ins w:id="237" w:author="Liu, Jun" w:date="2016-12-03T10:09:00Z">
        <w:r>
          <w:rPr>
            <w:rFonts w:ascii="Times New Roman" w:hAnsi="Times New Roman"/>
            <w:szCs w:val="24"/>
          </w:rPr>
          <w:t>s</w:t>
        </w:r>
      </w:ins>
      <w:ins w:id="238" w:author="Liu, Jun" w:date="2016-12-03T09:54:00Z">
        <w:r w:rsidR="006F3059" w:rsidRPr="006F3059">
          <w:rPr>
            <w:rFonts w:ascii="Times New Roman" w:hAnsi="Times New Roman"/>
            <w:szCs w:val="24"/>
          </w:rPr>
          <w:t xml:space="preserve"> </w:t>
        </w:r>
      </w:ins>
      <w:ins w:id="239" w:author="Liu, Jun" w:date="2016-12-03T10:17:00Z">
        <w:r w:rsidR="00CC56B2">
          <w:rPr>
            <w:rFonts w:ascii="Times New Roman" w:hAnsi="Times New Roman"/>
            <w:szCs w:val="24"/>
          </w:rPr>
          <w:t xml:space="preserve">with silicone grease </w:t>
        </w:r>
      </w:ins>
      <w:ins w:id="240" w:author="Liu, Jun" w:date="2016-12-03T09:54:00Z">
        <w:r w:rsidR="006F3059" w:rsidRPr="006F3059">
          <w:rPr>
            <w:rFonts w:ascii="Times New Roman" w:hAnsi="Times New Roman"/>
            <w:szCs w:val="24"/>
          </w:rPr>
          <w:t>(</w:t>
        </w:r>
      </w:ins>
      <w:ins w:id="241" w:author="Liu, Jun" w:date="2016-12-03T10:03:00Z">
        <w:r w:rsidR="008128BE">
          <w:rPr>
            <w:rFonts w:ascii="Times New Roman" w:hAnsi="Times New Roman"/>
            <w:szCs w:val="24"/>
          </w:rPr>
          <w:t>widt</w:t>
        </w:r>
      </w:ins>
      <w:ins w:id="242" w:author="Liu, Jun" w:date="2016-12-03T10:04:00Z">
        <w:r w:rsidR="008128BE">
          <w:rPr>
            <w:rFonts w:ascii="Times New Roman" w:hAnsi="Times New Roman"/>
            <w:szCs w:val="24"/>
          </w:rPr>
          <w:t xml:space="preserve">h=25mm, height=75mm, </w:t>
        </w:r>
      </w:ins>
      <w:ins w:id="243" w:author="Liu, Jun" w:date="2016-12-03T09:54:00Z">
        <w:r w:rsidR="006F3059" w:rsidRPr="006F3059">
          <w:rPr>
            <w:rFonts w:ascii="Times New Roman" w:hAnsi="Times New Roman"/>
            <w:szCs w:val="24"/>
          </w:rPr>
          <w:t>d</w:t>
        </w:r>
        <w:r>
          <w:rPr>
            <w:rFonts w:ascii="Times New Roman" w:hAnsi="Times New Roman"/>
            <w:szCs w:val="24"/>
          </w:rPr>
          <w:t>etails in Huang et al.</w:t>
        </w:r>
      </w:ins>
      <w:ins w:id="244" w:author="Wang, Junming" w:date="2016-12-04T16:14:00Z">
        <w:r w:rsidR="00A0065B">
          <w:rPr>
            <w:rFonts w:ascii="Times New Roman" w:hAnsi="Times New Roman"/>
            <w:szCs w:val="24"/>
          </w:rPr>
          <w:t xml:space="preserve"> </w:t>
        </w:r>
      </w:ins>
      <w:ins w:id="245" w:author="Liu, Jun" w:date="2016-12-03T09:54:00Z">
        <w:del w:id="246" w:author="Wang, Junming" w:date="2016-12-04T16:14:00Z">
          <w:r w:rsidDel="00A0065B">
            <w:rPr>
              <w:rFonts w:ascii="Times New Roman" w:hAnsi="Times New Roman"/>
              <w:szCs w:val="24"/>
            </w:rPr>
            <w:delText>,</w:delText>
          </w:r>
        </w:del>
        <w:r>
          <w:rPr>
            <w:rFonts w:ascii="Times New Roman" w:hAnsi="Times New Roman"/>
            <w:szCs w:val="24"/>
          </w:rPr>
          <w:t>2015),</w:t>
        </w:r>
        <w:r w:rsidR="006F3059" w:rsidRPr="006F3059">
          <w:rPr>
            <w:rFonts w:ascii="Times New Roman" w:hAnsi="Times New Roman"/>
            <w:szCs w:val="24"/>
          </w:rPr>
          <w:t xml:space="preserve"> fi</w:t>
        </w:r>
        <w:r>
          <w:rPr>
            <w:rFonts w:ascii="Times New Roman" w:hAnsi="Times New Roman"/>
            <w:szCs w:val="24"/>
          </w:rPr>
          <w:t xml:space="preserve">xed on </w:t>
        </w:r>
        <w:r w:rsidR="006F3059" w:rsidRPr="006F3059">
          <w:rPr>
            <w:rFonts w:ascii="Times New Roman" w:hAnsi="Times New Roman"/>
            <w:szCs w:val="24"/>
          </w:rPr>
          <w:t>rotating rod</w:t>
        </w:r>
      </w:ins>
      <w:ins w:id="247" w:author="Liu, Jun" w:date="2016-12-03T10:09:00Z">
        <w:r>
          <w:rPr>
            <w:rFonts w:ascii="Times New Roman" w:hAnsi="Times New Roman"/>
            <w:szCs w:val="24"/>
          </w:rPr>
          <w:t>s</w:t>
        </w:r>
      </w:ins>
      <w:ins w:id="248" w:author="Liu, Jun" w:date="2016-12-03T10:11:00Z">
        <w:r>
          <w:rPr>
            <w:rFonts w:ascii="Times New Roman" w:hAnsi="Times New Roman"/>
            <w:szCs w:val="24"/>
          </w:rPr>
          <w:t xml:space="preserve">(diameter=92.5mm) </w:t>
        </w:r>
      </w:ins>
      <w:ins w:id="249" w:author="Liu, Jun" w:date="2016-12-03T10:18:00Z">
        <w:r w:rsidR="00CC56B2">
          <w:rPr>
            <w:rFonts w:ascii="Times New Roman" w:hAnsi="Times New Roman"/>
            <w:szCs w:val="24"/>
          </w:rPr>
          <w:t xml:space="preserve">mounted </w:t>
        </w:r>
      </w:ins>
      <w:ins w:id="250" w:author="Liu, Jun" w:date="2016-12-03T10:11:00Z">
        <w:r>
          <w:rPr>
            <w:rFonts w:ascii="Times New Roman" w:hAnsi="Times New Roman"/>
            <w:szCs w:val="24"/>
          </w:rPr>
          <w:t xml:space="preserve">on </w:t>
        </w:r>
      </w:ins>
      <w:ins w:id="251" w:author="Liu, Jun" w:date="2016-12-03T10:39:00Z">
        <w:r w:rsidR="00960152">
          <w:rPr>
            <w:rFonts w:ascii="Times New Roman" w:hAnsi="Times New Roman"/>
            <w:szCs w:val="24"/>
          </w:rPr>
          <w:t xml:space="preserve">the </w:t>
        </w:r>
      </w:ins>
      <w:ins w:id="252" w:author="Liu, Jun" w:date="2016-12-03T10:11:00Z">
        <w:r>
          <w:rPr>
            <w:rFonts w:ascii="Times New Roman" w:hAnsi="Times New Roman"/>
            <w:szCs w:val="24"/>
          </w:rPr>
          <w:t>four columns</w:t>
        </w:r>
      </w:ins>
      <w:ins w:id="253" w:author="Liu, Jun" w:date="2016-12-03T09:54:00Z">
        <w:r w:rsidR="006F3059" w:rsidRPr="006F3059">
          <w:rPr>
            <w:rFonts w:ascii="Times New Roman" w:hAnsi="Times New Roman"/>
            <w:szCs w:val="24"/>
          </w:rPr>
          <w:t xml:space="preserve">. </w:t>
        </w:r>
      </w:ins>
      <w:ins w:id="254" w:author="Liu, Jun" w:date="2016-12-03T10:19:00Z">
        <w:r w:rsidR="00CC56B2">
          <w:rPr>
            <w:rFonts w:ascii="Times New Roman" w:hAnsi="Times New Roman"/>
            <w:szCs w:val="24"/>
          </w:rPr>
          <w:t>Ogden and Raynor</w:t>
        </w:r>
      </w:ins>
      <w:ins w:id="255" w:author="Liu, Jun" w:date="2016-12-03T17:18:00Z">
        <w:r w:rsidR="000E5602">
          <w:rPr>
            <w:rFonts w:ascii="Times New Roman" w:hAnsi="Times New Roman"/>
            <w:szCs w:val="24"/>
          </w:rPr>
          <w:t xml:space="preserve"> </w:t>
        </w:r>
      </w:ins>
      <w:ins w:id="256" w:author="Liu, Jun" w:date="2016-12-03T10:19:00Z">
        <w:r w:rsidR="00CC56B2">
          <w:rPr>
            <w:rFonts w:ascii="Times New Roman" w:hAnsi="Times New Roman"/>
            <w:szCs w:val="24"/>
          </w:rPr>
          <w:t xml:space="preserve">(Ogden and Raynor 1967) have stated that </w:t>
        </w:r>
      </w:ins>
      <w:ins w:id="257" w:author="Liu, Jun" w:date="2016-12-03T09:54:00Z">
        <w:r w:rsidR="00960152">
          <w:rPr>
            <w:rFonts w:ascii="Times New Roman" w:hAnsi="Times New Roman"/>
            <w:szCs w:val="24"/>
          </w:rPr>
          <w:t>t</w:t>
        </w:r>
        <w:r w:rsidR="006F3059" w:rsidRPr="006F3059">
          <w:rPr>
            <w:rFonts w:ascii="Times New Roman" w:hAnsi="Times New Roman"/>
            <w:szCs w:val="24"/>
          </w:rPr>
          <w:t>he slide collection efficiency</w:t>
        </w:r>
      </w:ins>
      <w:ins w:id="258" w:author="Liu, Jun" w:date="2016-12-03T10:07:00Z">
        <w:r>
          <w:rPr>
            <w:rFonts w:ascii="Times New Roman" w:hAnsi="Times New Roman"/>
            <w:szCs w:val="24"/>
          </w:rPr>
          <w:t xml:space="preserve"> was </w:t>
        </w:r>
      </w:ins>
      <w:ins w:id="259" w:author="Liu, Jun" w:date="2016-12-03T10:20:00Z">
        <w:r w:rsidR="00CC56B2">
          <w:rPr>
            <w:rFonts w:ascii="Times New Roman" w:eastAsiaTheme="minorEastAsia" w:hAnsi="Times New Roman"/>
            <w:szCs w:val="24"/>
            <w:lang w:eastAsia="zh-CN"/>
          </w:rPr>
          <w:t xml:space="preserve">about </w:t>
        </w:r>
      </w:ins>
      <w:ins w:id="260" w:author="Liu, Jun" w:date="2016-12-03T10:07:00Z">
        <w:r>
          <w:rPr>
            <w:rFonts w:ascii="Times New Roman" w:eastAsiaTheme="minorEastAsia" w:hAnsi="Times New Roman"/>
            <w:szCs w:val="24"/>
            <w:lang w:eastAsia="zh-CN"/>
          </w:rPr>
          <w:t xml:space="preserve">64% </w:t>
        </w:r>
      </w:ins>
      <w:ins w:id="261" w:author="Liu, Jun" w:date="2016-12-03T10:20:00Z">
        <w:r w:rsidR="00CC56B2">
          <w:rPr>
            <w:rFonts w:ascii="Times New Roman" w:eastAsiaTheme="minorEastAsia" w:hAnsi="Times New Roman"/>
            <w:szCs w:val="24"/>
            <w:lang w:eastAsia="zh-CN"/>
          </w:rPr>
          <w:t>and independent of wind speeds.</w:t>
        </w:r>
      </w:ins>
      <w:ins w:id="262" w:author="Liu, Jun" w:date="2016-12-03T10:28:00Z">
        <w:r w:rsidR="00AB5C8C">
          <w:rPr>
            <w:rFonts w:ascii="Times New Roman" w:eastAsiaTheme="minorEastAsia" w:hAnsi="Times New Roman"/>
            <w:szCs w:val="24"/>
            <w:lang w:eastAsia="zh-CN"/>
          </w:rPr>
          <w:t xml:space="preserve"> </w:t>
        </w:r>
      </w:ins>
      <w:ins w:id="263" w:author="Liu, Jun" w:date="2016-12-03T10:29:00Z">
        <w:r w:rsidR="00AB5C8C" w:rsidRPr="00AB5C8C">
          <w:rPr>
            <w:rFonts w:ascii="Times New Roman" w:eastAsiaTheme="minorEastAsia" w:hAnsi="Times New Roman"/>
            <w:szCs w:val="24"/>
            <w:lang w:eastAsia="zh-CN"/>
          </w:rPr>
          <w:t xml:space="preserve">For </w:t>
        </w:r>
        <w:r w:rsidR="00AB5C8C">
          <w:rPr>
            <w:rFonts w:ascii="Times New Roman" w:eastAsiaTheme="minorEastAsia" w:hAnsi="Times New Roman"/>
            <w:szCs w:val="24"/>
            <w:lang w:eastAsia="zh-CN"/>
          </w:rPr>
          <w:t>dynamic data collecting</w:t>
        </w:r>
        <w:r w:rsidR="00AB5C8C" w:rsidRPr="00AB5C8C">
          <w:rPr>
            <w:rFonts w:ascii="Times New Roman" w:eastAsiaTheme="minorEastAsia" w:hAnsi="Times New Roman"/>
            <w:szCs w:val="24"/>
            <w:lang w:eastAsia="zh-CN"/>
          </w:rPr>
          <w:t xml:space="preserve"> purposes, it is important to </w:t>
        </w:r>
      </w:ins>
      <w:ins w:id="264" w:author="Liu, Jun" w:date="2016-12-03T10:30:00Z">
        <w:r w:rsidR="00AB5C8C">
          <w:rPr>
            <w:rFonts w:ascii="Times New Roman" w:eastAsiaTheme="minorEastAsia" w:hAnsi="Times New Roman"/>
            <w:szCs w:val="24"/>
            <w:lang w:eastAsia="zh-CN"/>
          </w:rPr>
          <w:t>change a fresh slides set every 2 to 3 h between 08:00 and 19:00.</w:t>
        </w:r>
      </w:ins>
    </w:p>
    <w:p w14:paraId="7CC4628F" w14:textId="28781D9A" w:rsidR="0076523B" w:rsidRPr="006947B3" w:rsidDel="00960152" w:rsidRDefault="00960152">
      <w:pPr>
        <w:autoSpaceDE w:val="0"/>
        <w:autoSpaceDN w:val="0"/>
        <w:adjustRightInd w:val="0"/>
        <w:spacing w:after="0" w:line="480" w:lineRule="auto"/>
        <w:ind w:firstLine="576"/>
        <w:rPr>
          <w:del w:id="265" w:author="Liu, Jun" w:date="2016-12-03T10:44:00Z"/>
          <w:rFonts w:ascii="Times New Roman" w:eastAsia="Calibri" w:hAnsi="Times New Roman"/>
          <w:szCs w:val="24"/>
        </w:rPr>
        <w:pPrChange w:id="266" w:author="Liu, Jun" w:date="2016-12-03T10:44:00Z">
          <w:pPr>
            <w:autoSpaceDE w:val="0"/>
            <w:autoSpaceDN w:val="0"/>
            <w:adjustRightInd w:val="0"/>
            <w:spacing w:after="0" w:line="480" w:lineRule="auto"/>
            <w:ind w:firstLine="240"/>
          </w:pPr>
        </w:pPrChange>
      </w:pPr>
      <w:ins w:id="267" w:author="Liu, Jun" w:date="2016-12-03T10:41:00Z">
        <w:r>
          <w:rPr>
            <w:rFonts w:ascii="Times New Roman" w:hAnsi="Times New Roman"/>
            <w:szCs w:val="24"/>
          </w:rPr>
          <w:lastRenderedPageBreak/>
          <w:t xml:space="preserve">The </w:t>
        </w:r>
        <w:r w:rsidRPr="006F3059">
          <w:rPr>
            <w:rFonts w:ascii="Times New Roman" w:hAnsi="Times New Roman"/>
            <w:szCs w:val="24"/>
          </w:rPr>
          <w:t>horseweed seed</w:t>
        </w:r>
        <w:r>
          <w:rPr>
            <w:rFonts w:ascii="Times New Roman" w:hAnsi="Times New Roman"/>
            <w:szCs w:val="24"/>
          </w:rPr>
          <w:t xml:space="preserve">s attached on </w:t>
        </w:r>
        <w:r w:rsidR="000E5602">
          <w:rPr>
            <w:rFonts w:ascii="Times New Roman" w:hAnsi="Times New Roman"/>
            <w:szCs w:val="24"/>
          </w:rPr>
          <w:t xml:space="preserve">the slides were easy to </w:t>
        </w:r>
      </w:ins>
      <w:ins w:id="268" w:author="Liu, Jun" w:date="2016-12-03T17:21:00Z">
        <w:r w:rsidR="000E5602" w:rsidRPr="000E5602">
          <w:rPr>
            <w:rFonts w:ascii="Times New Roman" w:hAnsi="Times New Roman"/>
            <w:szCs w:val="24"/>
          </w:rPr>
          <w:t>distinguish</w:t>
        </w:r>
        <w:r w:rsidR="000E5602">
          <w:rPr>
            <w:rFonts w:ascii="Times New Roman" w:hAnsi="Times New Roman"/>
            <w:szCs w:val="24"/>
          </w:rPr>
          <w:t xml:space="preserve"> </w:t>
        </w:r>
      </w:ins>
      <w:ins w:id="269" w:author="Liu, Jun" w:date="2016-12-03T10:41:00Z">
        <w:r>
          <w:rPr>
            <w:rFonts w:ascii="Times New Roman" w:hAnsi="Times New Roman"/>
            <w:szCs w:val="24"/>
          </w:rPr>
          <w:t xml:space="preserve">and count, because horseweed seeds are </w:t>
        </w:r>
        <w:del w:id="270" w:author="Wang, Junming" w:date="2016-12-04T16:15:00Z">
          <w:r w:rsidRPr="006F3059" w:rsidDel="00A0065B">
            <w:rPr>
              <w:rFonts w:ascii="Times New Roman" w:hAnsi="Times New Roman"/>
              <w:szCs w:val="24"/>
            </w:rPr>
            <w:delText>achenes which</w:delText>
          </w:r>
        </w:del>
      </w:ins>
      <w:ins w:id="271" w:author="Wang, Junming" w:date="2016-12-04T16:15:00Z">
        <w:r w:rsidR="00A0065B" w:rsidRPr="006F3059">
          <w:rPr>
            <w:rFonts w:ascii="Times New Roman" w:hAnsi="Times New Roman"/>
            <w:szCs w:val="24"/>
          </w:rPr>
          <w:t>achenes, which</w:t>
        </w:r>
      </w:ins>
      <w:ins w:id="272" w:author="Liu, Jun" w:date="2016-12-03T10:41:00Z">
        <w:r w:rsidRPr="006F3059">
          <w:rPr>
            <w:rFonts w:ascii="Times New Roman" w:hAnsi="Times New Roman"/>
            <w:szCs w:val="24"/>
          </w:rPr>
          <w:t xml:space="preserve"> are about 1.6-6.4 mm long</w:t>
        </w:r>
      </w:ins>
      <w:ins w:id="273" w:author="Liu, Jun" w:date="2016-12-03T10:43:00Z">
        <w:r>
          <w:rPr>
            <w:rFonts w:ascii="Times New Roman" w:hAnsi="Times New Roman"/>
            <w:szCs w:val="24"/>
          </w:rPr>
          <w:t>.</w:t>
        </w:r>
      </w:ins>
      <w:ins w:id="274" w:author="Liu, Jun" w:date="2016-12-03T10:44:00Z">
        <w:r>
          <w:rPr>
            <w:rFonts w:ascii="Times New Roman" w:hAnsi="Times New Roman"/>
            <w:szCs w:val="24"/>
          </w:rPr>
          <w:t xml:space="preserve"> </w:t>
        </w:r>
      </w:ins>
      <w:ins w:id="275" w:author="Liu, Jun" w:date="2016-12-03T10:45:00Z">
        <w:r>
          <w:rPr>
            <w:rFonts w:ascii="Times New Roman" w:hAnsi="Times New Roman"/>
            <w:szCs w:val="24"/>
          </w:rPr>
          <w:t>T</w:t>
        </w:r>
      </w:ins>
      <w:del w:id="276" w:author="Liu, Jun" w:date="2016-12-03T10:44:00Z">
        <w:r w:rsidR="00F80936" w:rsidRPr="006947B3" w:rsidDel="00960152">
          <w:rPr>
            <w:rFonts w:ascii="Times New Roman" w:hAnsi="Times New Roman"/>
            <w:szCs w:val="24"/>
          </w:rPr>
          <w:delText>Seed</w:delText>
        </w:r>
        <w:r w:rsidR="00900F6B" w:rsidRPr="006947B3" w:rsidDel="00960152">
          <w:rPr>
            <w:rFonts w:ascii="Times New Roman" w:hAnsi="Times New Roman"/>
            <w:szCs w:val="24"/>
          </w:rPr>
          <w:delText xml:space="preserve"> concentration was measured by using </w:delText>
        </w:r>
        <w:r w:rsidR="00E272CF" w:rsidRPr="006947B3" w:rsidDel="00960152">
          <w:rPr>
            <w:rFonts w:ascii="Times New Roman" w:hAnsi="Times New Roman"/>
            <w:szCs w:val="24"/>
          </w:rPr>
          <w:delText xml:space="preserve">four </w:delText>
        </w:r>
        <w:r w:rsidR="00900F6B" w:rsidRPr="006947B3" w:rsidDel="00960152">
          <w:rPr>
            <w:rFonts w:ascii="Times New Roman" w:hAnsi="Times New Roman"/>
            <w:szCs w:val="24"/>
          </w:rPr>
          <w:delText xml:space="preserve">columns of Rotorod samplers. </w:delText>
        </w:r>
        <w:r w:rsidR="004307E4" w:rsidRPr="006947B3" w:rsidDel="00960152">
          <w:rPr>
            <w:rFonts w:ascii="Times New Roman" w:hAnsi="Times New Roman"/>
            <w:szCs w:val="24"/>
            <w:lang w:eastAsia="zh-CN"/>
          </w:rPr>
          <w:delText>One-column Rotorod samplers were placed in the source field to measure the horizontal flux</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w:delText>
        </w:r>
        <w:r w:rsidR="007914F7" w:rsidRPr="006947B3" w:rsidDel="00960152">
          <w:rPr>
            <w:rFonts w:ascii="Times New Roman" w:hAnsi="Times New Roman"/>
            <w:szCs w:val="24"/>
            <w:lang w:eastAsia="zh-CN"/>
          </w:rPr>
          <w:delText>seed</w:delText>
        </w:r>
        <w:r w:rsidR="004307E4" w:rsidRPr="006947B3" w:rsidDel="00960152">
          <w:rPr>
            <w:rFonts w:ascii="Times New Roman" w:hAnsi="Times New Roman"/>
            <w:szCs w:val="24"/>
            <w:lang w:eastAsia="zh-CN"/>
          </w:rPr>
          <w:delText>s/m</w:delText>
        </w:r>
        <w:r w:rsidR="004307E4" w:rsidRPr="006947B3" w:rsidDel="00960152">
          <w:rPr>
            <w:rFonts w:ascii="Times New Roman" w:hAnsi="Times New Roman"/>
            <w:szCs w:val="24"/>
            <w:vertAlign w:val="superscript"/>
            <w:lang w:eastAsia="zh-CN"/>
          </w:rPr>
          <w:delText>2</w:delText>
        </w:r>
        <w:r w:rsidR="004307E4" w:rsidRPr="006947B3" w:rsidDel="00960152">
          <w:rPr>
            <w:rFonts w:ascii="Times New Roman" w:hAnsi="Times New Roman"/>
            <w:szCs w:val="24"/>
            <w:lang w:eastAsia="zh-CN"/>
          </w:rPr>
          <w:delText xml:space="preserve">/s) </w:delText>
        </w:r>
        <w:r w:rsidR="004307E4" w:rsidRPr="006947B3" w:rsidDel="00960152">
          <w:rPr>
            <w:rFonts w:ascii="Times New Roman" w:hAnsi="Times New Roman"/>
            <w:szCs w:val="24"/>
          </w:rPr>
          <w:delText>profiles</w:delText>
        </w:r>
        <w:r w:rsidR="004307E4" w:rsidRPr="006947B3" w:rsidDel="00960152">
          <w:rPr>
            <w:rFonts w:ascii="Times New Roman" w:hAnsi="Times New Roman"/>
            <w:szCs w:val="24"/>
            <w:lang w:eastAsia="zh-CN"/>
          </w:rPr>
          <w:delText xml:space="preserve"> of source production and release</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 xml:space="preserve">with </w:delText>
        </w:r>
        <w:r w:rsidR="004307E4" w:rsidRPr="006947B3" w:rsidDel="00960152">
          <w:rPr>
            <w:rFonts w:ascii="Times New Roman" w:hAnsi="Times New Roman"/>
            <w:szCs w:val="24"/>
          </w:rPr>
          <w:delText>one sampler placed inside the plant canopy  at a height of 0.35 m, one at the height of the canopy (1 m)</w:delText>
        </w:r>
        <w:r w:rsidR="004307E4" w:rsidRPr="006947B3" w:rsidDel="00960152">
          <w:rPr>
            <w:rFonts w:ascii="Times New Roman" w:hAnsi="Times New Roman"/>
            <w:szCs w:val="24"/>
            <w:lang w:eastAsia="zh-CN"/>
          </w:rPr>
          <w:delText>,</w:delText>
        </w:r>
        <w:r w:rsidR="004307E4" w:rsidRPr="006947B3" w:rsidDel="00960152">
          <w:rPr>
            <w:rFonts w:ascii="Times New Roman" w:hAnsi="Times New Roman"/>
            <w:szCs w:val="24"/>
          </w:rPr>
          <w:delText xml:space="preserve"> one at 1.65</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 and one at 2.8</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 xml:space="preserve">(Fig. 1). On each Rotorod, seeds were collected on a transparent plastic microscope slide (width=25 mm, length=75 mm) that was fixed on a rotating rod (diameter=92.5 mm) </w:delText>
        </w:r>
        <w:r w:rsidR="00BA129E" w:rsidRPr="006947B3" w:rsidDel="00960152">
          <w:rPr>
            <w:rFonts w:ascii="Times New Roman" w:hAnsi="Times New Roman"/>
            <w:szCs w:val="24"/>
          </w:rPr>
          <w:delText>(details in Huang et al., 2015)</w:delText>
        </w:r>
        <w:r w:rsidR="004307E4" w:rsidRPr="006947B3" w:rsidDel="00960152">
          <w:rPr>
            <w:rFonts w:ascii="Times New Roman" w:hAnsi="Times New Roman"/>
            <w:szCs w:val="24"/>
          </w:rPr>
          <w:delText xml:space="preserve">. The rod was attached to an electric motor. In order to retain the seeds, silicone grease was applied to the slide prior to sampling. The slide collection efficiency was assumed to be </w:delText>
        </w:r>
        <w:r w:rsidR="00137034" w:rsidRPr="006947B3" w:rsidDel="00960152">
          <w:rPr>
            <w:rFonts w:ascii="Times New Roman" w:hAnsi="Times New Roman"/>
            <w:szCs w:val="24"/>
          </w:rPr>
          <w:delText>64</w:delText>
        </w:r>
        <w:r w:rsidR="004307E4" w:rsidRPr="006947B3" w:rsidDel="00960152">
          <w:rPr>
            <w:rFonts w:ascii="Times New Roman" w:hAnsi="Times New Roman"/>
            <w:szCs w:val="24"/>
          </w:rPr>
          <w:delText>% and independent of wind speeds</w:delText>
        </w:r>
        <w:r w:rsidR="00F56048" w:rsidDel="00960152">
          <w:rPr>
            <w:rFonts w:ascii="Times New Roman" w:hAnsi="Times New Roman"/>
            <w:szCs w:val="24"/>
          </w:rPr>
          <w:delText xml:space="preserve"> </w:delText>
        </w:r>
        <w:r w:rsidR="00FA3E97" w:rsidDel="00960152">
          <w:rPr>
            <w:rFonts w:ascii="Times New Roman" w:hAnsi="Times New Roman"/>
            <w:szCs w:val="24"/>
          </w:rPr>
          <w:fldChar w:fldCharType="begin" w:fldLock="1"/>
        </w:r>
        <w:r w:rsidR="00FA3E97" w:rsidDel="00960152">
          <w:rPr>
            <w:rFonts w:ascii="Times New Roman" w:hAnsi="Times New Roman"/>
            <w:szCs w:val="24"/>
          </w:rPr>
          <w:del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delInstrText>
        </w:r>
        <w:r w:rsidR="00FA3E97" w:rsidDel="00960152">
          <w:rPr>
            <w:rFonts w:ascii="Times New Roman" w:hAnsi="Times New Roman"/>
            <w:szCs w:val="24"/>
          </w:rPr>
          <w:fldChar w:fldCharType="separate"/>
        </w:r>
        <w:r w:rsidR="00FA3E97" w:rsidRPr="00FA3E97" w:rsidDel="00960152">
          <w:rPr>
            <w:rFonts w:ascii="Times New Roman" w:hAnsi="Times New Roman"/>
            <w:noProof/>
            <w:szCs w:val="24"/>
          </w:rPr>
          <w:delText>(Ogden &amp; Raynor 1967)</w:delText>
        </w:r>
        <w:r w:rsidR="00FA3E97" w:rsidDel="00960152">
          <w:rPr>
            <w:rFonts w:ascii="Times New Roman" w:hAnsi="Times New Roman"/>
            <w:szCs w:val="24"/>
          </w:rPr>
          <w:fldChar w:fldCharType="end"/>
        </w:r>
        <w:r w:rsidR="004307E4" w:rsidRPr="006947B3" w:rsidDel="00960152">
          <w:rPr>
            <w:rFonts w:ascii="Times New Roman" w:hAnsi="Times New Roman"/>
            <w:szCs w:val="24"/>
          </w:rPr>
          <w:delText>. The microscope slides were c</w:delText>
        </w:r>
        <w:r w:rsidR="00F80936" w:rsidRPr="006947B3" w:rsidDel="00960152">
          <w:rPr>
            <w:rFonts w:ascii="Times New Roman" w:hAnsi="Times New Roman"/>
            <w:szCs w:val="24"/>
          </w:rPr>
          <w:delText>hanged to a fresh set every 2 to</w:delText>
        </w:r>
        <w:r w:rsidR="004307E4" w:rsidRPr="006947B3" w:rsidDel="00960152">
          <w:rPr>
            <w:rFonts w:ascii="Times New Roman" w:hAnsi="Times New Roman"/>
            <w:szCs w:val="24"/>
          </w:rPr>
          <w:delText xml:space="preserve"> 3 hours between 08:00 and 19:00. One column of three Rotorod samplers mounted at 1.0, 1.5, and 3.0 m was placed at the edge of the source field to measure downwind concentrations. The concentrations at higher heights (</w:delText>
        </w:r>
        <w:r w:rsidR="0007028C" w:rsidRPr="006947B3" w:rsidDel="00960152">
          <w:rPr>
            <w:rFonts w:ascii="Times New Roman" w:hAnsi="Times New Roman"/>
            <w:szCs w:val="24"/>
          </w:rPr>
          <w:delText>10</w:delText>
        </w:r>
        <w:r w:rsidR="004307E4" w:rsidRPr="006947B3" w:rsidDel="00960152">
          <w:rPr>
            <w:rFonts w:ascii="Times New Roman" w:hAnsi="Times New Roman"/>
            <w:szCs w:val="24"/>
          </w:rPr>
          <w:delText xml:space="preserve"> m</w:delText>
        </w:r>
        <w:r w:rsidR="005454E2" w:rsidRPr="006947B3" w:rsidDel="00960152">
          <w:rPr>
            <w:rFonts w:ascii="Times New Roman" w:hAnsi="Times New Roman"/>
            <w:szCs w:val="24"/>
          </w:rPr>
          <w:delText xml:space="preserve"> to 100 m</w:delText>
        </w:r>
        <w:r w:rsidR="004307E4" w:rsidRPr="006947B3" w:rsidDel="00960152">
          <w:rPr>
            <w:rFonts w:ascii="Times New Roman" w:hAnsi="Times New Roman"/>
            <w:szCs w:val="24"/>
          </w:rPr>
          <w:delText>) were measured with the Rotorod samplers mounted below two balloons</w:delText>
        </w:r>
        <w:r w:rsidR="00DF0C66" w:rsidRPr="006947B3" w:rsidDel="00960152">
          <w:rPr>
            <w:rFonts w:ascii="Times New Roman" w:hAnsi="Times New Roman"/>
            <w:szCs w:val="24"/>
          </w:rPr>
          <w:delText xml:space="preserve"> (another two columns</w:delText>
        </w:r>
        <w:r w:rsidR="00387224" w:rsidRPr="006947B3" w:rsidDel="00960152">
          <w:rPr>
            <w:rFonts w:ascii="Times New Roman" w:hAnsi="Times New Roman"/>
            <w:szCs w:val="24"/>
          </w:rPr>
          <w:delText xml:space="preserve"> of Rotorod samplers</w:delText>
        </w:r>
        <w:r w:rsidR="00DF0C66" w:rsidRPr="006947B3" w:rsidDel="00960152">
          <w:rPr>
            <w:rFonts w:ascii="Times New Roman" w:hAnsi="Times New Roman"/>
            <w:szCs w:val="24"/>
          </w:rPr>
          <w:delText>)</w:delText>
        </w:r>
        <w:r w:rsidR="004307E4" w:rsidRPr="006947B3" w:rsidDel="00960152">
          <w:rPr>
            <w:rFonts w:ascii="Times New Roman" w:hAnsi="Times New Roman"/>
            <w:szCs w:val="24"/>
          </w:rPr>
          <w:delText xml:space="preserve">. The two balloons were in the downwind direction inside or outside of the field. The downwind distance of the balloons and the sampler heights were adjusted based on whether </w:delText>
        </w:r>
        <w:r w:rsidR="000F4687" w:rsidRPr="006947B3" w:rsidDel="00960152">
          <w:rPr>
            <w:rFonts w:ascii="Times New Roman" w:hAnsi="Times New Roman"/>
            <w:szCs w:val="24"/>
          </w:rPr>
          <w:delText>seed</w:delText>
        </w:r>
        <w:r w:rsidR="004307E4" w:rsidRPr="006947B3" w:rsidDel="00960152">
          <w:rPr>
            <w:rFonts w:ascii="Times New Roman" w:hAnsi="Times New Roman"/>
            <w:szCs w:val="24"/>
          </w:rPr>
          <w:delText xml:space="preserve"> was detectable. </w:delText>
        </w:r>
        <w:r w:rsidR="00144DE2" w:rsidRPr="006947B3" w:rsidDel="00960152">
          <w:rPr>
            <w:rFonts w:ascii="Times New Roman" w:hAnsi="Times New Roman"/>
            <w:szCs w:val="24"/>
          </w:rPr>
          <w:delText>S</w:delText>
        </w:r>
        <w:r w:rsidR="004307E4" w:rsidRPr="006947B3" w:rsidDel="00960152">
          <w:rPr>
            <w:rFonts w:ascii="Times New Roman" w:hAnsi="Times New Roman"/>
            <w:szCs w:val="24"/>
          </w:rPr>
          <w:delText>ampler heights ranged from 10 m to 100 m, and the balloon downwind distance ranged from inside the source field to</w:delText>
        </w:r>
        <w:r w:rsidR="00464769" w:rsidRPr="006947B3" w:rsidDel="00960152">
          <w:rPr>
            <w:rFonts w:ascii="Times New Roman" w:hAnsi="Times New Roman"/>
            <w:szCs w:val="24"/>
          </w:rPr>
          <w:delText xml:space="preserve"> </w:delText>
        </w:r>
        <w:r w:rsidR="004307E4" w:rsidRPr="006947B3" w:rsidDel="00960152">
          <w:rPr>
            <w:rFonts w:ascii="Times New Roman" w:hAnsi="Times New Roman"/>
            <w:szCs w:val="24"/>
          </w:rPr>
          <w:delText>110 m downwind from the source.</w:delText>
        </w:r>
      </w:del>
    </w:p>
    <w:p w14:paraId="13C85B4E" w14:textId="299BE433" w:rsidR="005B183C" w:rsidRPr="006947B3" w:rsidRDefault="0076523B">
      <w:pPr>
        <w:autoSpaceDE w:val="0"/>
        <w:autoSpaceDN w:val="0"/>
        <w:adjustRightInd w:val="0"/>
        <w:spacing w:after="0" w:line="480" w:lineRule="auto"/>
        <w:ind w:firstLine="576"/>
        <w:rPr>
          <w:rFonts w:ascii="Times New Roman" w:hAnsi="Times New Roman"/>
          <w:szCs w:val="24"/>
        </w:rPr>
        <w:pPrChange w:id="277" w:author="Liu, Jun" w:date="2016-12-03T10:44:00Z">
          <w:pPr>
            <w:autoSpaceDE w:val="0"/>
            <w:autoSpaceDN w:val="0"/>
            <w:adjustRightInd w:val="0"/>
            <w:spacing w:after="0" w:line="360" w:lineRule="auto"/>
            <w:ind w:firstLine="240"/>
            <w:jc w:val="center"/>
          </w:pPr>
        </w:pPrChange>
      </w:pPr>
      <w:del w:id="278" w:author="Liu, Jun" w:date="2016-12-03T10:44:00Z">
        <w:r w:rsidRPr="006947B3" w:rsidDel="00960152">
          <w:rPr>
            <w:rFonts w:ascii="Times New Roman" w:hAnsi="Times New Roman"/>
            <w:szCs w:val="24"/>
          </w:rPr>
          <w:delText>T</w:delText>
        </w:r>
      </w:del>
      <w:r w:rsidRPr="006947B3">
        <w:rPr>
          <w:rFonts w:ascii="Times New Roman" w:hAnsi="Times New Roman"/>
          <w:szCs w:val="24"/>
        </w:rPr>
        <w:t xml:space="preserve">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was calculated as the total sampled seed number on each slide divided by sampled air volume that was calculated as a function of rotation speed, sampling time, and slide area of the corresponding Rotorod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2A8FE2FD" w:rsidR="004307E4" w:rsidRPr="006947B3" w:rsidRDefault="0076523B">
      <w:pPr>
        <w:autoSpaceDE w:val="0"/>
        <w:autoSpaceDN w:val="0"/>
        <w:adjustRightInd w:val="0"/>
        <w:spacing w:after="0" w:line="480" w:lineRule="auto"/>
        <w:rPr>
          <w:rFonts w:ascii="Times New Roman" w:hAnsi="Times New Roman"/>
          <w:szCs w:val="24"/>
        </w:rPr>
      </w:pPr>
      <w:del w:id="279" w:author="Wang, Junming" w:date="2016-12-04T16:15:00Z">
        <w:r w:rsidRPr="006947B3" w:rsidDel="00A12413">
          <w:rPr>
            <w:rFonts w:ascii="Times New Roman" w:hAnsi="Times New Roman"/>
            <w:szCs w:val="24"/>
          </w:rPr>
          <w:delText>where</w:delText>
        </w:r>
      </w:del>
      <w:ins w:id="280" w:author="Wang, Junming" w:date="2016-12-04T16:15:00Z">
        <w:r w:rsidR="00A12413" w:rsidRPr="006947B3">
          <w:rPr>
            <w:rFonts w:ascii="Times New Roman" w:hAnsi="Times New Roman"/>
            <w:szCs w:val="24"/>
          </w:rPr>
          <w:t>Where</w:t>
        </w:r>
      </w:ins>
      <w:r w:rsidRPr="006947B3">
        <w:rPr>
          <w:rFonts w:ascii="Times New Roman" w:hAnsi="Times New Roman"/>
          <w:szCs w:val="24"/>
        </w:rPr>
        <w:t xml:space="preserve"> N was the number of seeds within the slide, RS was the rotation speed of </w:t>
      </w:r>
      <w:r w:rsidR="005B183C" w:rsidRPr="006947B3">
        <w:rPr>
          <w:rFonts w:ascii="Times New Roman" w:hAnsi="Times New Roman"/>
          <w:szCs w:val="24"/>
        </w:rPr>
        <w:t xml:space="preserve">the </w:t>
      </w:r>
      <w:r w:rsidRPr="006947B3">
        <w:rPr>
          <w:rFonts w:ascii="Times New Roman" w:hAnsi="Times New Roman"/>
          <w:szCs w:val="24"/>
        </w:rPr>
        <w:t>Rotorod (r</w:t>
      </w:r>
      <w:ins w:id="281" w:author="Liu, Jun" w:date="2016-12-03T10:45:00Z">
        <w:r w:rsidR="00960152">
          <w:rPr>
            <w:rFonts w:ascii="Times New Roman" w:hAnsi="Times New Roman"/>
            <w:szCs w:val="24"/>
          </w:rPr>
          <w:t xml:space="preserve">esolution </w:t>
        </w:r>
      </w:ins>
      <w:r w:rsidRPr="006947B3">
        <w:rPr>
          <w:rFonts w:ascii="Times New Roman" w:hAnsi="Times New Roman"/>
          <w:szCs w:val="24"/>
        </w:rPr>
        <w:t>p</w:t>
      </w:r>
      <w:ins w:id="282" w:author="Liu, Jun" w:date="2016-12-03T10:45:00Z">
        <w:r w:rsidR="00960152">
          <w:rPr>
            <w:rFonts w:ascii="Times New Roman" w:hAnsi="Times New Roman"/>
            <w:szCs w:val="24"/>
          </w:rPr>
          <w:t xml:space="preserve">er </w:t>
        </w:r>
      </w:ins>
      <w:r w:rsidRPr="006947B3">
        <w:rPr>
          <w:rFonts w:ascii="Times New Roman" w:hAnsi="Times New Roman"/>
          <w:szCs w:val="24"/>
        </w:rPr>
        <w:t>s</w:t>
      </w:r>
      <w:ins w:id="283" w:author="Liu, Jun" w:date="2016-12-03T10:45:00Z">
        <w:r w:rsidR="00960152">
          <w:rPr>
            <w:rFonts w:ascii="Times New Roman" w:hAnsi="Times New Roman"/>
            <w:szCs w:val="24"/>
          </w:rPr>
          <w:t>econd</w:t>
        </w:r>
      </w:ins>
      <w:r w:rsidRPr="006947B3">
        <w:rPr>
          <w:rFonts w:ascii="Times New Roman" w:hAnsi="Times New Roman"/>
          <w:szCs w:val="24"/>
        </w:rPr>
        <w:t xml:space="preserve">),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6505BF">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2"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0865979B" w:rsidR="00067FC5" w:rsidRPr="000E5602" w:rsidRDefault="00067FC5">
      <w:pPr>
        <w:pStyle w:val="Heading2"/>
        <w:spacing w:line="480" w:lineRule="auto"/>
        <w:rPr>
          <w:rFonts w:ascii="Times New Roman" w:hAnsi="Times New Roman"/>
          <w:sz w:val="22"/>
          <w:szCs w:val="22"/>
        </w:rPr>
        <w:pPrChange w:id="284" w:author="Liu, Jun" w:date="2016-12-03T10:46:00Z">
          <w:pPr>
            <w:pStyle w:val="Heading2"/>
          </w:pPr>
        </w:pPrChange>
      </w:pPr>
      <w:r w:rsidRPr="000E5602">
        <w:rPr>
          <w:rFonts w:ascii="Times New Roman" w:hAnsi="Times New Roman" w:cs="Times New Roman"/>
          <w:sz w:val="22"/>
          <w:szCs w:val="22"/>
        </w:rPr>
        <w:t>Seed depositio</w:t>
      </w:r>
      <w:ins w:id="285" w:author="Liu, Jun" w:date="2016-12-03T17:24:00Z">
        <w:r w:rsidR="000E5602">
          <w:rPr>
            <w:rFonts w:ascii="Times New Roman" w:hAnsi="Times New Roman" w:cs="Times New Roman"/>
            <w:sz w:val="22"/>
            <w:szCs w:val="22"/>
          </w:rPr>
          <w:t>n</w:t>
        </w:r>
      </w:ins>
      <w:del w:id="286" w:author="Liu, Jun" w:date="2016-12-03T17:24:00Z">
        <w:r w:rsidRPr="000E5602" w:rsidDel="000E5602">
          <w:rPr>
            <w:rFonts w:ascii="Times New Roman" w:hAnsi="Times New Roman" w:cs="Times New Roman"/>
            <w:sz w:val="22"/>
            <w:szCs w:val="22"/>
          </w:rPr>
          <w:delText>n measurement and calculation</w:delText>
        </w:r>
      </w:del>
      <w:r w:rsidRPr="000E5602">
        <w:rPr>
          <w:rFonts w:ascii="Times New Roman" w:hAnsi="Times New Roman" w:cs="Times New Roman"/>
          <w:sz w:val="22"/>
          <w:szCs w:val="22"/>
        </w:rPr>
        <w:t xml:space="preserve"> </w:t>
      </w:r>
    </w:p>
    <w:p w14:paraId="0C8CD2FE" w14:textId="03354925" w:rsidR="004307E4" w:rsidRPr="006947B3" w:rsidRDefault="00E14698">
      <w:pPr>
        <w:autoSpaceDE w:val="0"/>
        <w:autoSpaceDN w:val="0"/>
        <w:adjustRightInd w:val="0"/>
        <w:spacing w:after="0" w:line="480" w:lineRule="auto"/>
        <w:ind w:firstLine="720"/>
        <w:rPr>
          <w:rFonts w:ascii="Times New Roman" w:hAnsi="Times New Roman"/>
          <w:szCs w:val="24"/>
        </w:rPr>
      </w:pPr>
      <w:ins w:id="287" w:author="Liu, Jun" w:date="2016-12-03T17:47:00Z">
        <w:r>
          <w:rPr>
            <w:rFonts w:ascii="Times New Roman" w:hAnsi="Times New Roman"/>
            <w:szCs w:val="24"/>
          </w:rPr>
          <w:t>Different from the seed concentration measurement, t</w:t>
        </w:r>
      </w:ins>
      <w:del w:id="288" w:author="Liu, Jun" w:date="2016-12-03T17:47:00Z">
        <w:r w:rsidR="004307E4" w:rsidRPr="006947B3" w:rsidDel="00E14698">
          <w:rPr>
            <w:rFonts w:ascii="Times New Roman" w:hAnsi="Times New Roman"/>
            <w:szCs w:val="24"/>
          </w:rPr>
          <w:delText>T</w:delText>
        </w:r>
      </w:del>
      <w:r w:rsidR="004307E4" w:rsidRPr="006947B3">
        <w:rPr>
          <w:rFonts w:ascii="Times New Roman" w:hAnsi="Times New Roman"/>
          <w:szCs w:val="24"/>
        </w:rPr>
        <w:t>he deposition rate of seed in and outside of the source field</w:t>
      </w:r>
      <w:ins w:id="289" w:author="Liu, Jun" w:date="2016-12-03T17:47:00Z">
        <w:r>
          <w:rPr>
            <w:rFonts w:ascii="Times New Roman" w:hAnsi="Times New Roman"/>
            <w:szCs w:val="24"/>
          </w:rPr>
          <w:t xml:space="preserve"> was</w:t>
        </w:r>
      </w:ins>
      <w:ins w:id="290" w:author="Liu, Jun" w:date="2016-12-03T17:48:00Z">
        <w:r>
          <w:rPr>
            <w:rFonts w:ascii="Times New Roman" w:hAnsi="Times New Roman"/>
            <w:szCs w:val="24"/>
          </w:rPr>
          <w:t xml:space="preserve"> measured through</w:t>
        </w:r>
      </w:ins>
      <w:del w:id="291" w:author="Liu, Jun" w:date="2016-12-03T17:48:00Z">
        <w:r w:rsidR="004307E4" w:rsidRPr="006947B3" w:rsidDel="00E14698">
          <w:rPr>
            <w:rFonts w:ascii="Times New Roman" w:hAnsi="Times New Roman"/>
            <w:szCs w:val="24"/>
          </w:rPr>
          <w:delText xml:space="preserve"> in the downwind direction was measured by</w:delText>
        </w:r>
      </w:del>
      <w:r w:rsidR="004307E4" w:rsidRPr="006947B3">
        <w:rPr>
          <w:rFonts w:ascii="Times New Roman" w:hAnsi="Times New Roman"/>
          <w:szCs w:val="24"/>
        </w:rPr>
        <w:t xml:space="preserve"> greased microscope slides placed on the ground</w:t>
      </w:r>
      <w:r w:rsidR="004307E4" w:rsidRPr="006947B3">
        <w:rPr>
          <w:rFonts w:ascii="Times New Roman" w:hAnsi="Times New Roman"/>
          <w:szCs w:val="24"/>
          <w:lang w:eastAsia="zh-CN"/>
        </w:rPr>
        <w:t xml:space="preserve"> (the size of the slides were the same as those used in the Rotorod samplers)</w:t>
      </w:r>
      <w:ins w:id="292" w:author="Liu, Jun" w:date="2016-12-03T17:48:00Z">
        <w:r>
          <w:rPr>
            <w:rFonts w:ascii="Times New Roman" w:hAnsi="Times New Roman"/>
            <w:szCs w:val="24"/>
            <w:lang w:eastAsia="zh-CN"/>
          </w:rPr>
          <w:t xml:space="preserve"> </w:t>
        </w:r>
        <w:r>
          <w:rPr>
            <w:rFonts w:ascii="Times New Roman" w:hAnsi="Times New Roman"/>
            <w:szCs w:val="24"/>
          </w:rPr>
          <w:t xml:space="preserve"> along</w:t>
        </w:r>
        <w:r w:rsidRPr="006947B3">
          <w:rPr>
            <w:rFonts w:ascii="Times New Roman" w:hAnsi="Times New Roman"/>
            <w:szCs w:val="24"/>
          </w:rPr>
          <w:t xml:space="preserve"> the d</w:t>
        </w:r>
        <w:r>
          <w:rPr>
            <w:rFonts w:ascii="Times New Roman" w:hAnsi="Times New Roman"/>
            <w:szCs w:val="24"/>
          </w:rPr>
          <w:t>ownwind direction</w:t>
        </w:r>
      </w:ins>
      <w:r w:rsidR="004307E4" w:rsidRPr="006947B3">
        <w:rPr>
          <w:rFonts w:ascii="Times New Roman" w:hAnsi="Times New Roman"/>
          <w:szCs w:val="24"/>
        </w:rPr>
        <w:t xml:space="preserve">. </w:t>
      </w:r>
      <w:del w:id="293" w:author="Liu, Jun" w:date="2016-12-03T17:51:00Z">
        <w:r w:rsidR="004307E4" w:rsidRPr="006947B3" w:rsidDel="00E14698">
          <w:rPr>
            <w:rFonts w:ascii="Times New Roman" w:hAnsi="Times New Roman"/>
            <w:szCs w:val="24"/>
          </w:rPr>
          <w:delText xml:space="preserve">The deposition slides in the downwind direction were placed and collected at the same time as the concentration slides. </w:delText>
        </w:r>
      </w:del>
      <w:r w:rsidR="004307E4" w:rsidRPr="006947B3">
        <w:rPr>
          <w:rFonts w:ascii="Times New Roman" w:hAnsi="Times New Roman"/>
          <w:szCs w:val="24"/>
        </w:rPr>
        <w:t xml:space="preserve">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004307E4" w:rsidRPr="006947B3">
        <w:rPr>
          <w:rFonts w:ascii="Times New Roman" w:hAnsi="Times New Roman"/>
          <w:szCs w:val="24"/>
        </w:rPr>
        <w:t xml:space="preserve">. </w:t>
      </w:r>
      <w:ins w:id="294" w:author="Liu, Jun" w:date="2016-12-03T18:05:00Z">
        <w:r w:rsidR="00614EDB">
          <w:rPr>
            <w:rFonts w:ascii="Times New Roman" w:hAnsi="Times New Roman"/>
            <w:szCs w:val="24"/>
          </w:rPr>
          <w:t>There were</w:t>
        </w:r>
        <w:r w:rsidR="004B3A0F">
          <w:rPr>
            <w:rFonts w:ascii="Times New Roman" w:hAnsi="Times New Roman"/>
            <w:szCs w:val="24"/>
          </w:rPr>
          <w:t xml:space="preserve"> no overloadi</w:t>
        </w:r>
        <w:r w:rsidR="00614EDB">
          <w:rPr>
            <w:rFonts w:ascii="Times New Roman" w:hAnsi="Times New Roman"/>
            <w:szCs w:val="24"/>
          </w:rPr>
          <w:t>ng problem</w:t>
        </w:r>
      </w:ins>
      <w:ins w:id="295" w:author="Liu, Jun" w:date="2016-12-03T18:08:00Z">
        <w:r w:rsidR="00614EDB">
          <w:rPr>
            <w:rFonts w:ascii="Times New Roman" w:hAnsi="Times New Roman"/>
            <w:szCs w:val="24"/>
          </w:rPr>
          <w:t>s</w:t>
        </w:r>
      </w:ins>
      <w:ins w:id="296" w:author="Liu, Jun" w:date="2016-12-03T18:05:00Z">
        <w:r w:rsidR="00614EDB">
          <w:rPr>
            <w:rFonts w:ascii="Times New Roman" w:hAnsi="Times New Roman"/>
            <w:szCs w:val="24"/>
          </w:rPr>
          <w:t xml:space="preserve"> </w:t>
        </w:r>
        <w:r w:rsidR="004B3A0F">
          <w:rPr>
            <w:rFonts w:ascii="Times New Roman" w:hAnsi="Times New Roman"/>
            <w:szCs w:val="24"/>
          </w:rPr>
          <w:t xml:space="preserve">during the sampling </w:t>
        </w:r>
      </w:ins>
      <w:ins w:id="297" w:author="Liu, Jun" w:date="2016-12-03T18:07:00Z">
        <w:r w:rsidR="004B3A0F">
          <w:rPr>
            <w:rFonts w:ascii="Times New Roman" w:hAnsi="Times New Roman"/>
            <w:szCs w:val="24"/>
          </w:rPr>
          <w:t>period</w:t>
        </w:r>
      </w:ins>
      <w:ins w:id="298" w:author="Liu, Jun" w:date="2016-12-03T18:08:00Z">
        <w:r w:rsidR="00614EDB">
          <w:rPr>
            <w:rFonts w:ascii="Times New Roman" w:hAnsi="Times New Roman"/>
            <w:szCs w:val="24"/>
          </w:rPr>
          <w:t>s</w:t>
        </w:r>
      </w:ins>
      <w:ins w:id="299" w:author="Liu, Jun" w:date="2016-12-03T18:07:00Z">
        <w:r w:rsidR="00614EDB">
          <w:rPr>
            <w:rFonts w:ascii="Times New Roman" w:hAnsi="Times New Roman"/>
            <w:szCs w:val="24"/>
          </w:rPr>
          <w:t xml:space="preserve"> on both the Rotorod sampler slides and the </w:t>
        </w:r>
      </w:ins>
      <w:ins w:id="300" w:author="Liu, Jun" w:date="2016-12-03T18:08:00Z">
        <w:r w:rsidR="00614EDB">
          <w:rPr>
            <w:rFonts w:ascii="Times New Roman" w:hAnsi="Times New Roman"/>
            <w:szCs w:val="24"/>
          </w:rPr>
          <w:t>deposition</w:t>
        </w:r>
      </w:ins>
      <w:ins w:id="301" w:author="Liu, Jun" w:date="2016-12-03T18:07:00Z">
        <w:r w:rsidR="00614EDB">
          <w:rPr>
            <w:rFonts w:ascii="Times New Roman" w:hAnsi="Times New Roman"/>
            <w:szCs w:val="24"/>
          </w:rPr>
          <w:t xml:space="preserve"> </w:t>
        </w:r>
      </w:ins>
      <w:ins w:id="302" w:author="Liu, Jun" w:date="2016-12-03T18:08:00Z">
        <w:r w:rsidR="00614EDB">
          <w:rPr>
            <w:rFonts w:ascii="Times New Roman" w:hAnsi="Times New Roman"/>
            <w:szCs w:val="24"/>
          </w:rPr>
          <w:t>slides.</w:t>
        </w:r>
      </w:ins>
      <w:del w:id="303" w:author="Liu, Jun" w:date="2016-12-03T18:08:00Z">
        <w:r w:rsidR="004307E4" w:rsidRPr="006947B3" w:rsidDel="00614EDB">
          <w:rPr>
            <w:rFonts w:ascii="Times New Roman" w:hAnsi="Times New Roman"/>
            <w:szCs w:val="24"/>
          </w:rPr>
          <w:delText>The Rotorod sampler slides and the deposition slides were not overloaded by the sampled seed during each sampling period.</w:delText>
        </w:r>
      </w:del>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pPr>
        <w:autoSpaceDE w:val="0"/>
        <w:autoSpaceDN w:val="0"/>
        <w:adjustRightInd w:val="0"/>
        <w:spacing w:after="0" w:line="480" w:lineRule="auto"/>
        <w:jc w:val="center"/>
        <w:rPr>
          <w:rFonts w:ascii="Times New Roman" w:eastAsia="Calibri" w:hAnsi="Times New Roman"/>
          <w:szCs w:val="24"/>
        </w:rPr>
        <w:pPrChange w:id="304" w:author="Liu, Jun" w:date="2016-12-03T17:24:00Z">
          <w:pPr>
            <w:autoSpaceDE w:val="0"/>
            <w:autoSpaceDN w:val="0"/>
            <w:adjustRightInd w:val="0"/>
            <w:spacing w:after="0" w:line="480" w:lineRule="auto"/>
          </w:pPr>
        </w:pPrChange>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pPr>
        <w:spacing w:line="480" w:lineRule="auto"/>
        <w:rPr>
          <w:rFonts w:ascii="Times New Roman" w:hAnsi="Times New Roman"/>
          <w:szCs w:val="24"/>
        </w:rPr>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59075D7D" w:rsidR="00C147B9" w:rsidRPr="00C17972" w:rsidRDefault="00C147B9">
      <w:pPr>
        <w:pStyle w:val="Heading2"/>
        <w:spacing w:line="480" w:lineRule="auto"/>
        <w:rPr>
          <w:rFonts w:ascii="Times New Roman" w:hAnsi="Times New Roman"/>
          <w:sz w:val="22"/>
          <w:szCs w:val="22"/>
        </w:rPr>
        <w:pPrChange w:id="305" w:author="Liu, Jun" w:date="2016-12-03T18:02:00Z">
          <w:pPr>
            <w:pStyle w:val="Heading2"/>
          </w:pPr>
        </w:pPrChange>
      </w:pPr>
      <w:r w:rsidRPr="00C17972">
        <w:rPr>
          <w:rFonts w:ascii="Times New Roman" w:hAnsi="Times New Roman" w:cs="Times New Roman"/>
          <w:sz w:val="22"/>
          <w:szCs w:val="22"/>
        </w:rPr>
        <w:lastRenderedPageBreak/>
        <w:t xml:space="preserve">Meteorological </w:t>
      </w:r>
      <w:ins w:id="306" w:author="Liu, Jun" w:date="2016-12-03T18:09:00Z">
        <w:r w:rsidR="004562A5">
          <w:rPr>
            <w:rFonts w:ascii="Times New Roman" w:hAnsi="Times New Roman" w:cs="Times New Roman"/>
            <w:sz w:val="22"/>
            <w:szCs w:val="22"/>
          </w:rPr>
          <w:t>parameter</w:t>
        </w:r>
      </w:ins>
      <w:del w:id="307" w:author="Liu, Jun" w:date="2016-12-03T18:09:00Z">
        <w:r w:rsidRPr="00C17972" w:rsidDel="004562A5">
          <w:rPr>
            <w:rFonts w:ascii="Times New Roman" w:hAnsi="Times New Roman" w:cs="Times New Roman"/>
            <w:sz w:val="22"/>
            <w:szCs w:val="22"/>
          </w:rPr>
          <w:delText>measurement</w:delText>
        </w:r>
      </w:del>
      <w:r w:rsidRPr="00C17972">
        <w:rPr>
          <w:rFonts w:ascii="Times New Roman" w:hAnsi="Times New Roman" w:cs="Times New Roman"/>
          <w:sz w:val="22"/>
          <w:szCs w:val="22"/>
        </w:rPr>
        <w:t>s</w:t>
      </w:r>
    </w:p>
    <w:p w14:paraId="4E97786F" w14:textId="2275EE13" w:rsidR="009F6FFA" w:rsidRDefault="00751C51">
      <w:pPr>
        <w:autoSpaceDE w:val="0"/>
        <w:autoSpaceDN w:val="0"/>
        <w:adjustRightInd w:val="0"/>
        <w:spacing w:after="0" w:line="480" w:lineRule="auto"/>
        <w:ind w:firstLine="720"/>
        <w:rPr>
          <w:ins w:id="308" w:author="Liu, Jun" w:date="2016-12-04T10:21:00Z"/>
          <w:rFonts w:ascii="Times New Roman" w:eastAsia="Calibri" w:hAnsi="Times New Roman"/>
          <w:szCs w:val="24"/>
        </w:rPr>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w:t>
      </w:r>
      <w:ins w:id="309" w:author="Liu, Jun" w:date="2016-12-03T18:34:00Z">
        <w:r w:rsidR="00186AC5">
          <w:rPr>
            <w:rFonts w:ascii="Times New Roman" w:hAnsi="Times New Roman"/>
            <w:szCs w:val="24"/>
          </w:rPr>
          <w:t xml:space="preserve"> The atmospheric context mainly include</w:t>
        </w:r>
      </w:ins>
      <w:ins w:id="310" w:author="Liu, Jun" w:date="2016-12-03T18:35:00Z">
        <w:r w:rsidR="00186AC5">
          <w:rPr>
            <w:rFonts w:ascii="Times New Roman" w:hAnsi="Times New Roman"/>
            <w:szCs w:val="24"/>
          </w:rPr>
          <w:t>s</w:t>
        </w:r>
      </w:ins>
      <w:ins w:id="311" w:author="Liu, Jun" w:date="2016-12-03T18:34:00Z">
        <w:r w:rsidR="00186AC5">
          <w:rPr>
            <w:rFonts w:ascii="Times New Roman" w:hAnsi="Times New Roman"/>
            <w:szCs w:val="24"/>
          </w:rPr>
          <w:t xml:space="preserve"> wind velocities,</w:t>
        </w:r>
      </w:ins>
      <w:ins w:id="312" w:author="Liu, Jun" w:date="2016-12-03T18:35:00Z">
        <w:r w:rsidR="00186AC5" w:rsidRPr="00186AC5">
          <w:rPr>
            <w:rFonts w:ascii="Times New Roman" w:eastAsia="Calibri" w:hAnsi="Times New Roman"/>
            <w:szCs w:val="24"/>
          </w:rPr>
          <w:t xml:space="preserve"> </w:t>
        </w:r>
        <w:r w:rsidR="00186AC5" w:rsidRPr="006947B3">
          <w:rPr>
            <w:rFonts w:ascii="Times New Roman" w:eastAsia="Calibri" w:hAnsi="Times New Roman"/>
            <w:szCs w:val="24"/>
          </w:rPr>
          <w:t>Solar radiation, air temperature, relative humidity, and rainfall</w:t>
        </w:r>
        <w:r w:rsidR="00186AC5">
          <w:rPr>
            <w:rFonts w:ascii="Times New Roman" w:eastAsia="Calibri" w:hAnsi="Times New Roman"/>
            <w:szCs w:val="24"/>
          </w:rPr>
          <w:t>.</w:t>
        </w:r>
      </w:ins>
      <w:r w:rsidR="00AE3BC0" w:rsidRPr="006947B3">
        <w:rPr>
          <w:rFonts w:ascii="Times New Roman" w:hAnsi="Times New Roman"/>
          <w:szCs w:val="24"/>
        </w:rPr>
        <w:t xml:space="preserve"> </w:t>
      </w:r>
      <w:ins w:id="313" w:author="Liu, Jun" w:date="2016-12-03T18:24:00Z">
        <w:r w:rsidR="009F6FFA">
          <w:rPr>
            <w:rFonts w:ascii="Times New Roman" w:hAnsi="Times New Roman"/>
            <w:szCs w:val="24"/>
          </w:rPr>
          <w:t>A sonic anemometer was mounted at 2.</w:t>
        </w:r>
      </w:ins>
      <w:ins w:id="314" w:author="Liu, Jun" w:date="2016-12-03T18:25:00Z">
        <w:r w:rsidR="009F6FFA">
          <w:rPr>
            <w:rFonts w:ascii="Times New Roman" w:hAnsi="Times New Roman"/>
            <w:szCs w:val="24"/>
          </w:rPr>
          <w:t xml:space="preserve">3m above the canopy </w:t>
        </w:r>
        <w:r w:rsidR="009F6FFA" w:rsidRPr="006947B3">
          <w:rPr>
            <w:rFonts w:ascii="Times New Roman" w:eastAsia="Calibri" w:hAnsi="Times New Roman"/>
            <w:szCs w:val="24"/>
          </w:rPr>
          <w:t>(CSAT3, Campbell Sci, Utah, IL)</w:t>
        </w:r>
      </w:ins>
      <w:ins w:id="315" w:author="Liu, Jun" w:date="2016-12-03T18:24:00Z">
        <w:r w:rsidR="009F6FFA">
          <w:rPr>
            <w:rFonts w:ascii="Times New Roman" w:hAnsi="Times New Roman"/>
            <w:szCs w:val="24"/>
          </w:rPr>
          <w:t xml:space="preserve"> </w:t>
        </w:r>
      </w:ins>
      <w:ins w:id="316" w:author="Liu, Jun" w:date="2016-12-03T18:27:00Z">
        <w:r w:rsidR="009F6FFA">
          <w:rPr>
            <w:rFonts w:ascii="Times New Roman" w:hAnsi="Times New Roman"/>
            <w:szCs w:val="24"/>
          </w:rPr>
          <w:t>to measure three-dimensional wind velocities which were recorded at</w:t>
        </w:r>
        <w:r w:rsidR="009F6FFA" w:rsidRPr="006947B3">
          <w:rPr>
            <w:rFonts w:ascii="Times New Roman" w:eastAsia="Calibri" w:hAnsi="Times New Roman"/>
            <w:szCs w:val="24"/>
          </w:rPr>
          <w:t xml:space="preserve"> 10 Hz using a CR3000 data logger (Campbell Sci)</w:t>
        </w:r>
        <w:r w:rsidR="009F6FFA">
          <w:rPr>
            <w:rFonts w:ascii="Times New Roman" w:eastAsia="Calibri" w:hAnsi="Times New Roman"/>
            <w:szCs w:val="24"/>
          </w:rPr>
          <w:t>.</w:t>
        </w:r>
      </w:ins>
      <w:ins w:id="317" w:author="Liu, Jun" w:date="2016-12-03T18:36:00Z">
        <w:r w:rsidR="00186AC5">
          <w:rPr>
            <w:rFonts w:ascii="Times New Roman" w:eastAsia="Calibri" w:hAnsi="Times New Roman"/>
            <w:szCs w:val="24"/>
          </w:rPr>
          <w:t xml:space="preserve"> </w:t>
        </w:r>
      </w:ins>
      <w:ins w:id="318" w:author="Liu, Jun" w:date="2016-12-04T10:12:00Z">
        <w:r w:rsidR="00094FA6">
          <w:rPr>
            <w:rFonts w:ascii="Times New Roman" w:eastAsia="Calibri" w:hAnsi="Times New Roman"/>
            <w:szCs w:val="24"/>
          </w:rPr>
          <w:t>About 800</w:t>
        </w:r>
      </w:ins>
      <w:ins w:id="319" w:author="Liu, Jun" w:date="2016-12-04T10:13:00Z">
        <w:r w:rsidR="00094FA6">
          <w:rPr>
            <w:rFonts w:ascii="Times New Roman" w:eastAsia="Calibri" w:hAnsi="Times New Roman"/>
            <w:szCs w:val="24"/>
          </w:rPr>
          <w:t xml:space="preserve"> </w:t>
        </w:r>
      </w:ins>
      <w:ins w:id="320" w:author="Liu, Jun" w:date="2016-12-04T10:12:00Z">
        <w:r w:rsidR="00094FA6">
          <w:rPr>
            <w:rFonts w:ascii="Times New Roman" w:eastAsia="Calibri" w:hAnsi="Times New Roman"/>
            <w:szCs w:val="24"/>
          </w:rPr>
          <w:t>m</w:t>
        </w:r>
      </w:ins>
      <w:ins w:id="321" w:author="Liu, Jun" w:date="2016-12-04T10:13:00Z">
        <w:r w:rsidR="00094FA6">
          <w:rPr>
            <w:rFonts w:ascii="Times New Roman" w:eastAsia="Calibri" w:hAnsi="Times New Roman"/>
            <w:szCs w:val="24"/>
          </w:rPr>
          <w:t>eters</w:t>
        </w:r>
      </w:ins>
      <w:ins w:id="322" w:author="Liu, Jun" w:date="2016-12-04T10:12:00Z">
        <w:r w:rsidR="00094FA6">
          <w:rPr>
            <w:rFonts w:ascii="Times New Roman" w:eastAsia="Calibri" w:hAnsi="Times New Roman"/>
            <w:szCs w:val="24"/>
          </w:rPr>
          <w:t xml:space="preserve"> </w:t>
        </w:r>
      </w:ins>
      <w:ins w:id="323" w:author="Liu, Jun" w:date="2016-12-03T18:36:00Z">
        <w:r w:rsidR="00094FA6">
          <w:rPr>
            <w:rFonts w:ascii="Times New Roman" w:eastAsia="Calibri" w:hAnsi="Times New Roman"/>
            <w:szCs w:val="24"/>
          </w:rPr>
          <w:t>o</w:t>
        </w:r>
        <w:r w:rsidR="00186AC5">
          <w:rPr>
            <w:rFonts w:ascii="Times New Roman" w:eastAsia="Calibri" w:hAnsi="Times New Roman"/>
            <w:szCs w:val="24"/>
          </w:rPr>
          <w:t>n the north of the source field, a weather station recorded s</w:t>
        </w:r>
        <w:r w:rsidR="00186AC5" w:rsidRPr="006947B3">
          <w:rPr>
            <w:rFonts w:ascii="Times New Roman" w:eastAsia="Calibri" w:hAnsi="Times New Roman"/>
            <w:szCs w:val="24"/>
          </w:rPr>
          <w:t>olar radiation, air temperature, relative humidity, and rainfall</w:t>
        </w:r>
      </w:ins>
      <w:ins w:id="324" w:author="Liu, Jun" w:date="2016-12-04T10:13:00Z">
        <w:r w:rsidR="00094FA6" w:rsidRPr="00094FA6">
          <w:rPr>
            <w:rFonts w:ascii="Times New Roman" w:eastAsia="Calibri" w:hAnsi="Times New Roman"/>
            <w:szCs w:val="24"/>
          </w:rPr>
          <w:t xml:space="preserve"> </w:t>
        </w:r>
        <w:r w:rsidR="00094FA6" w:rsidRPr="006947B3">
          <w:rPr>
            <w:rFonts w:ascii="Times New Roman" w:eastAsia="Calibri" w:hAnsi="Times New Roman"/>
            <w:szCs w:val="24"/>
          </w:rPr>
          <w:t>every hour by the Water and Atmospheric Resources Monitoring Program at the Illinois State Water Survey, University of Illinois at Urbana-Champaign.</w:t>
        </w:r>
      </w:ins>
    </w:p>
    <w:p w14:paraId="07D29F7C" w14:textId="120EACC3" w:rsidR="00137034" w:rsidRPr="006947B3" w:rsidDel="00094FA6" w:rsidRDefault="00F841D0">
      <w:pPr>
        <w:autoSpaceDE w:val="0"/>
        <w:autoSpaceDN w:val="0"/>
        <w:adjustRightInd w:val="0"/>
        <w:spacing w:after="0" w:line="480" w:lineRule="auto"/>
        <w:ind w:firstLine="720"/>
        <w:rPr>
          <w:del w:id="325" w:author="Liu, Jun" w:date="2016-12-04T10:14:00Z"/>
          <w:rFonts w:ascii="Times New Roman" w:eastAsia="Calibri" w:hAnsi="Times New Roman"/>
          <w:szCs w:val="24"/>
        </w:rPr>
      </w:pPr>
      <w:ins w:id="326" w:author="Liu, Jun" w:date="2016-12-04T10:24:00Z">
        <w:r>
          <w:rPr>
            <w:rFonts w:ascii="Times New Roman" w:eastAsia="Calibri" w:hAnsi="Times New Roman"/>
            <w:szCs w:val="24"/>
          </w:rPr>
          <w:t xml:space="preserve">Relying on the data from </w:t>
        </w:r>
        <w:r w:rsidRPr="006947B3">
          <w:rPr>
            <w:rFonts w:ascii="Times New Roman" w:eastAsia="Calibri" w:hAnsi="Times New Roman"/>
            <w:szCs w:val="24"/>
          </w:rPr>
          <w:t>the weather station and the</w:t>
        </w:r>
        <w:r>
          <w:rPr>
            <w:rFonts w:ascii="Times New Roman" w:eastAsia="Calibri" w:hAnsi="Times New Roman"/>
            <w:szCs w:val="24"/>
          </w:rPr>
          <w:t xml:space="preserve"> </w:t>
        </w:r>
        <w:r w:rsidRPr="006947B3">
          <w:rPr>
            <w:rFonts w:ascii="Times New Roman" w:eastAsia="Calibri" w:hAnsi="Times New Roman"/>
            <w:szCs w:val="24"/>
          </w:rPr>
          <w:t>high frequency anemometers</w:t>
        </w:r>
        <w:r>
          <w:rPr>
            <w:rFonts w:ascii="Times New Roman" w:eastAsia="Calibri" w:hAnsi="Times New Roman"/>
            <w:szCs w:val="24"/>
          </w:rPr>
          <w:t>,</w:t>
        </w:r>
        <w:r w:rsidRPr="006947B3">
          <w:rPr>
            <w:rFonts w:ascii="Times New Roman" w:eastAsia="Calibri" w:hAnsi="Times New Roman"/>
            <w:szCs w:val="24"/>
          </w:rPr>
          <w:t xml:space="preserve"> </w:t>
        </w:r>
      </w:ins>
      <w:ins w:id="327" w:author="Liu, Jun" w:date="2016-12-04T10:21:00Z">
        <w:r>
          <w:rPr>
            <w:rFonts w:ascii="Times New Roman" w:eastAsia="Calibri" w:hAnsi="Times New Roman"/>
            <w:szCs w:val="24"/>
          </w:rPr>
          <w:t xml:space="preserve">the dynamic meteorological parameters were </w:t>
        </w:r>
      </w:ins>
      <w:ins w:id="328" w:author="Liu, Jun" w:date="2016-12-04T10:25:00Z">
        <w:r>
          <w:rPr>
            <w:rFonts w:ascii="Times New Roman" w:eastAsia="Calibri" w:hAnsi="Times New Roman"/>
            <w:szCs w:val="24"/>
          </w:rPr>
          <w:t>calculated</w:t>
        </w:r>
      </w:ins>
      <w:ins w:id="329" w:author="Liu, Jun" w:date="2016-12-04T10:29:00Z">
        <w:r>
          <w:rPr>
            <w:rFonts w:ascii="Times New Roman" w:eastAsia="Calibri" w:hAnsi="Times New Roman"/>
            <w:szCs w:val="24"/>
          </w:rPr>
          <w:t xml:space="preserve"> for each sampling period by rotating the horizontal wind components into the mean wind direction</w:t>
        </w:r>
      </w:ins>
      <w:ins w:id="330" w:author="Liu, Jun" w:date="2016-12-04T10:30:00Z">
        <w:r>
          <w:rPr>
            <w:rFonts w:ascii="Times New Roman" w:eastAsia="Calibri" w:hAnsi="Times New Roman"/>
            <w:szCs w:val="24"/>
          </w:rPr>
          <w:t xml:space="preserve"> </w:t>
        </w:r>
      </w:ins>
      <w:ins w:id="331" w:author="Liu, Jun" w:date="2016-12-04T10:29:00Z">
        <w:r>
          <w:rPr>
            <w:rFonts w:ascii="Times New Roman" w:eastAsia="Calibri" w:hAnsi="Times New Roman"/>
            <w:szCs w:val="24"/>
          </w:rPr>
          <w:t>(Stull 2001).</w:t>
        </w:r>
      </w:ins>
      <w:ins w:id="332" w:author="Liu, Jun" w:date="2016-12-04T10:25:00Z">
        <w:r>
          <w:rPr>
            <w:rFonts w:ascii="Times New Roman" w:eastAsia="Calibri" w:hAnsi="Times New Roman"/>
            <w:szCs w:val="24"/>
          </w:rPr>
          <w:t xml:space="preserve"> </w:t>
        </w:r>
      </w:ins>
      <w:del w:id="333" w:author="Liu, Jun" w:date="2016-12-03T18:28:00Z">
        <w:r w:rsidR="006964B1" w:rsidRPr="00186AC5" w:rsidDel="009F6FFA">
          <w:rPr>
            <w:rFonts w:ascii="Times New Roman" w:eastAsia="Calibri" w:hAnsi="Times New Roman"/>
            <w:szCs w:val="24"/>
            <w:highlight w:val="yellow"/>
            <w:rPrChange w:id="334" w:author="Liu, Jun" w:date="2016-12-03T18:38:00Z">
              <w:rPr>
                <w:rFonts w:ascii="Times New Roman" w:eastAsia="Calibri" w:hAnsi="Times New Roman"/>
                <w:szCs w:val="24"/>
              </w:rPr>
            </w:rPrChange>
          </w:rPr>
          <w:delText>Three-dimensional</w:delText>
        </w:r>
        <w:r w:rsidR="00C147B9" w:rsidRPr="00186AC5" w:rsidDel="009F6FFA">
          <w:rPr>
            <w:rFonts w:ascii="Times New Roman" w:eastAsia="Calibri" w:hAnsi="Times New Roman"/>
            <w:szCs w:val="24"/>
            <w:highlight w:val="yellow"/>
            <w:rPrChange w:id="335" w:author="Liu, Jun" w:date="2016-12-03T18:38:00Z">
              <w:rPr>
                <w:rFonts w:ascii="Times New Roman" w:eastAsia="Calibri" w:hAnsi="Times New Roman"/>
                <w:szCs w:val="24"/>
              </w:rPr>
            </w:rPrChange>
          </w:rPr>
          <w:delText xml:space="preserve"> wind velocities were measured in the source field with a sonic anemometer placed at </w:delText>
        </w:r>
        <w:r w:rsidR="000128A4" w:rsidRPr="00186AC5" w:rsidDel="009F6FFA">
          <w:rPr>
            <w:rFonts w:ascii="Times New Roman" w:eastAsia="Calibri" w:hAnsi="Times New Roman"/>
            <w:szCs w:val="24"/>
            <w:highlight w:val="yellow"/>
            <w:rPrChange w:id="336" w:author="Liu, Jun" w:date="2016-12-03T18:38:00Z">
              <w:rPr>
                <w:rFonts w:ascii="Times New Roman" w:eastAsia="Calibri" w:hAnsi="Times New Roman"/>
                <w:szCs w:val="24"/>
              </w:rPr>
            </w:rPrChange>
          </w:rPr>
          <w:delText>2</w:delText>
        </w:r>
        <w:r w:rsidR="00C147B9" w:rsidRPr="00186AC5" w:rsidDel="009F6FFA">
          <w:rPr>
            <w:rFonts w:ascii="Times New Roman" w:eastAsia="Calibri" w:hAnsi="Times New Roman"/>
            <w:szCs w:val="24"/>
            <w:highlight w:val="yellow"/>
            <w:rPrChange w:id="337" w:author="Liu, Jun" w:date="2016-12-03T18:38:00Z">
              <w:rPr>
                <w:rFonts w:ascii="Times New Roman" w:eastAsia="Calibri" w:hAnsi="Times New Roman"/>
                <w:szCs w:val="24"/>
              </w:rPr>
            </w:rPrChange>
          </w:rPr>
          <w:delText>.3 m</w:delText>
        </w:r>
        <w:r w:rsidR="00806382" w:rsidRPr="00186AC5" w:rsidDel="009F6FFA">
          <w:rPr>
            <w:rFonts w:ascii="Times New Roman" w:eastAsia="Calibri" w:hAnsi="Times New Roman"/>
            <w:szCs w:val="24"/>
            <w:highlight w:val="yellow"/>
            <w:rPrChange w:id="338"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339" w:author="Liu, Jun" w:date="2016-12-03T18:38:00Z">
              <w:rPr>
                <w:rFonts w:ascii="Times New Roman" w:eastAsia="Calibri" w:hAnsi="Times New Roman"/>
                <w:szCs w:val="24"/>
              </w:rPr>
            </w:rPrChange>
          </w:rPr>
          <w:delText>above the canopy</w:delText>
        </w:r>
      </w:del>
      <w:del w:id="340" w:author="Liu, Jun" w:date="2016-12-03T18:25:00Z">
        <w:r w:rsidR="00C147B9" w:rsidRPr="00186AC5" w:rsidDel="009F6FFA">
          <w:rPr>
            <w:rFonts w:ascii="Times New Roman" w:eastAsia="Calibri" w:hAnsi="Times New Roman"/>
            <w:szCs w:val="24"/>
            <w:highlight w:val="yellow"/>
            <w:rPrChange w:id="341" w:author="Liu, Jun" w:date="2016-12-03T18:38:00Z">
              <w:rPr>
                <w:rFonts w:ascii="Times New Roman" w:eastAsia="Calibri" w:hAnsi="Times New Roman"/>
                <w:szCs w:val="24"/>
              </w:rPr>
            </w:rPrChange>
          </w:rPr>
          <w:delText xml:space="preserve"> (CSAT3, Campbell Sci, Utah, IL)</w:delText>
        </w:r>
      </w:del>
      <w:del w:id="342" w:author="Liu, Jun" w:date="2016-12-03T18:28:00Z">
        <w:r w:rsidR="00C147B9" w:rsidRPr="00186AC5" w:rsidDel="009F6FFA">
          <w:rPr>
            <w:rFonts w:ascii="Times New Roman" w:eastAsia="Calibri" w:hAnsi="Times New Roman"/>
            <w:szCs w:val="24"/>
            <w:highlight w:val="yellow"/>
            <w:rPrChange w:id="343" w:author="Liu, Jun" w:date="2016-12-03T18:38:00Z">
              <w:rPr>
                <w:rFonts w:ascii="Times New Roman" w:eastAsia="Calibri" w:hAnsi="Times New Roman"/>
                <w:szCs w:val="24"/>
              </w:rPr>
            </w:rPrChange>
          </w:rPr>
          <w:delText>. The measurements were recorded at 10 Hz</w:delText>
        </w:r>
        <w:r w:rsidR="00AE3BC0" w:rsidRPr="00186AC5" w:rsidDel="009F6FFA">
          <w:rPr>
            <w:rFonts w:ascii="Times New Roman" w:eastAsia="Calibri" w:hAnsi="Times New Roman"/>
            <w:szCs w:val="24"/>
            <w:highlight w:val="yellow"/>
            <w:rPrChange w:id="344"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345" w:author="Liu, Jun" w:date="2016-12-03T18:38:00Z">
              <w:rPr>
                <w:rFonts w:ascii="Times New Roman" w:eastAsia="Calibri" w:hAnsi="Times New Roman"/>
                <w:szCs w:val="24"/>
              </w:rPr>
            </w:rPrChange>
          </w:rPr>
          <w:delText xml:space="preserve">using a CR3000 data logger (Campbell Sci). </w:delText>
        </w:r>
      </w:del>
      <w:del w:id="346" w:author="Liu, Jun" w:date="2016-12-04T10:14:00Z">
        <w:r w:rsidR="00C147B9" w:rsidRPr="00186AC5" w:rsidDel="00094FA6">
          <w:rPr>
            <w:rFonts w:ascii="Times New Roman" w:eastAsia="Calibri" w:hAnsi="Times New Roman"/>
            <w:szCs w:val="24"/>
            <w:highlight w:val="yellow"/>
            <w:rPrChange w:id="347" w:author="Liu, Jun" w:date="2016-12-03T18:38:00Z">
              <w:rPr>
                <w:rFonts w:ascii="Times New Roman" w:eastAsia="Calibri" w:hAnsi="Times New Roman"/>
                <w:szCs w:val="24"/>
              </w:rPr>
            </w:rPrChange>
          </w:rPr>
          <w:delText>Solar radiation, air temperature, relative humidity</w:delText>
        </w:r>
        <w:r w:rsidR="00C147B9" w:rsidRPr="006947B3" w:rsidDel="00094FA6">
          <w:rPr>
            <w:rFonts w:ascii="Times New Roman" w:eastAsia="Calibri" w:hAnsi="Times New Roman"/>
            <w:szCs w:val="24"/>
          </w:rPr>
          <w:delText xml:space="preserve">, and rainfall were measured by a weather station located about 800 m north of the source </w:delText>
        </w:r>
      </w:del>
      <w:del w:id="348" w:author="Liu, Jun" w:date="2016-12-04T10:13:00Z">
        <w:r w:rsidR="00C147B9" w:rsidRPr="006947B3" w:rsidDel="00094FA6">
          <w:rPr>
            <w:rFonts w:ascii="Times New Roman" w:eastAsia="Calibri" w:hAnsi="Times New Roman"/>
            <w:szCs w:val="24"/>
          </w:rPr>
          <w:delText>field every hour by the Water and Atmospheric Resources Monitoring Program at the Illinois State Water Survey, University of Illinois at Urbana-Champaign.</w:delText>
        </w:r>
        <w:r w:rsidR="00137034" w:rsidRPr="006947B3" w:rsidDel="00094FA6">
          <w:rPr>
            <w:rFonts w:ascii="Times New Roman" w:eastAsia="Calibri" w:hAnsi="Times New Roman"/>
            <w:szCs w:val="24"/>
          </w:rPr>
          <w:delText xml:space="preserve"> </w:delText>
        </w:r>
      </w:del>
    </w:p>
    <w:p w14:paraId="3D79B3DD" w14:textId="50655330" w:rsidR="00D97212" w:rsidRDefault="00C147B9">
      <w:pPr>
        <w:autoSpaceDE w:val="0"/>
        <w:autoSpaceDN w:val="0"/>
        <w:adjustRightInd w:val="0"/>
        <w:spacing w:after="0" w:line="480" w:lineRule="auto"/>
        <w:ind w:firstLine="720"/>
        <w:rPr>
          <w:ins w:id="349" w:author="Liu, Jun" w:date="2016-12-04T11:22:00Z"/>
          <w:rFonts w:ascii="Times New Roman" w:eastAsia="Calibri" w:hAnsi="Times New Roman"/>
          <w:szCs w:val="24"/>
        </w:rPr>
        <w:pPrChange w:id="350" w:author="Liu, Jun" w:date="2016-12-04T10:31:00Z">
          <w:pPr>
            <w:autoSpaceDE w:val="0"/>
            <w:autoSpaceDN w:val="0"/>
            <w:adjustRightInd w:val="0"/>
            <w:spacing w:after="0" w:line="480" w:lineRule="auto"/>
          </w:pPr>
        </w:pPrChange>
      </w:pPr>
      <w:del w:id="351" w:author="Liu, Jun" w:date="2016-12-04T10:31:00Z">
        <w:r w:rsidRPr="006947B3" w:rsidDel="00F841D0">
          <w:rPr>
            <w:rFonts w:ascii="Times New Roman" w:eastAsia="Calibri" w:hAnsi="Times New Roman"/>
            <w:szCs w:val="24"/>
          </w:rPr>
          <w:delText xml:space="preserve">Parameters denoting atmospheric conditions were calculated </w:delText>
        </w:r>
      </w:del>
      <w:del w:id="352" w:author="Liu, Jun" w:date="2016-12-04T10:24:00Z">
        <w:r w:rsidRPr="006947B3" w:rsidDel="00F841D0">
          <w:rPr>
            <w:rFonts w:ascii="Times New Roman" w:eastAsia="Calibri" w:hAnsi="Times New Roman"/>
            <w:szCs w:val="24"/>
          </w:rPr>
          <w:delText>from the weather station and the</w:delText>
        </w:r>
        <w:r w:rsidR="001B0EA9" w:rsidDel="00F841D0">
          <w:rPr>
            <w:rFonts w:ascii="Times New Roman" w:eastAsia="Calibri" w:hAnsi="Times New Roman"/>
            <w:szCs w:val="24"/>
          </w:rPr>
          <w:delText xml:space="preserve"> </w:delText>
        </w:r>
        <w:r w:rsidRPr="006947B3" w:rsidDel="00F841D0">
          <w:rPr>
            <w:rFonts w:ascii="Times New Roman" w:eastAsia="Calibri" w:hAnsi="Times New Roman"/>
            <w:szCs w:val="24"/>
          </w:rPr>
          <w:delText xml:space="preserve">high frequency anemometers </w:delText>
        </w:r>
      </w:del>
      <w:del w:id="353" w:author="Liu, Jun" w:date="2016-12-04T10:31:00Z">
        <w:r w:rsidRPr="006947B3" w:rsidDel="00F841D0">
          <w:rPr>
            <w:rFonts w:ascii="Times New Roman" w:eastAsia="Calibri" w:hAnsi="Times New Roman"/>
            <w:szCs w:val="24"/>
          </w:rPr>
          <w:delText>for each sampling period after rotating the horizontal wind components into the mean wind direction</w:delText>
        </w:r>
        <w:r w:rsidR="001B0EA9" w:rsidDel="00F841D0">
          <w:rPr>
            <w:rFonts w:ascii="Times New Roman" w:eastAsia="Calibri" w:hAnsi="Times New Roman"/>
            <w:szCs w:val="24"/>
          </w:rPr>
          <w:delText xml:space="preserve"> </w:delText>
        </w:r>
        <w:r w:rsidR="001B0EA9" w:rsidDel="00F841D0">
          <w:rPr>
            <w:rFonts w:ascii="Times New Roman" w:eastAsia="Calibri" w:hAnsi="Times New Roman"/>
            <w:szCs w:val="24"/>
          </w:rPr>
          <w:fldChar w:fldCharType="begin" w:fldLock="1"/>
        </w:r>
        <w:r w:rsidR="003217A4" w:rsidDel="00F841D0">
          <w:rPr>
            <w:rFonts w:ascii="Times New Roman" w:eastAsia="Calibri" w:hAnsi="Times New Roman"/>
            <w:szCs w:val="24"/>
          </w:rPr>
          <w:del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delInstrText>
        </w:r>
        <w:r w:rsidR="001B0EA9" w:rsidDel="00F841D0">
          <w:rPr>
            <w:rFonts w:ascii="Times New Roman" w:eastAsia="Calibri" w:hAnsi="Times New Roman"/>
            <w:szCs w:val="24"/>
          </w:rPr>
          <w:fldChar w:fldCharType="separate"/>
        </w:r>
        <w:r w:rsidR="001B0EA9" w:rsidRPr="001B0EA9" w:rsidDel="00F841D0">
          <w:rPr>
            <w:rFonts w:ascii="Times New Roman" w:eastAsia="Calibri" w:hAnsi="Times New Roman"/>
            <w:noProof/>
            <w:szCs w:val="24"/>
          </w:rPr>
          <w:delText>(Stull 2001)</w:delText>
        </w:r>
        <w:r w:rsidR="001B0EA9" w:rsidDel="00F841D0">
          <w:rPr>
            <w:rFonts w:ascii="Times New Roman" w:eastAsia="Calibri" w:hAnsi="Times New Roman"/>
            <w:szCs w:val="24"/>
          </w:rPr>
          <w:fldChar w:fldCharType="end"/>
        </w:r>
        <w:r w:rsidRPr="006947B3" w:rsidDel="00F841D0">
          <w:rPr>
            <w:rFonts w:ascii="Times New Roman" w:eastAsia="Calibri" w:hAnsi="Times New Roman"/>
            <w:szCs w:val="24"/>
          </w:rPr>
          <w:delText xml:space="preserve">. </w:delText>
        </w:r>
      </w:del>
      <w:r w:rsidRPr="006947B3">
        <w:rPr>
          <w:rFonts w:ascii="Times New Roman" w:eastAsia="Calibri" w:hAnsi="Times New Roman"/>
          <w:szCs w:val="24"/>
        </w:rPr>
        <w:t>The parameters</w:t>
      </w:r>
      <w:ins w:id="354" w:author="Liu, Jun" w:date="2016-12-04T11:09:00Z">
        <w:r w:rsidR="003F340E">
          <w:rPr>
            <w:rFonts w:ascii="Times New Roman" w:eastAsia="Calibri" w:hAnsi="Times New Roman"/>
            <w:szCs w:val="24"/>
          </w:rPr>
          <w:t xml:space="preserve"> were</w:t>
        </w:r>
      </w:ins>
      <w:r w:rsidRPr="006947B3">
        <w:rPr>
          <w:rFonts w:ascii="Times New Roman" w:eastAsia="Calibri" w:hAnsi="Times New Roman"/>
          <w:szCs w:val="24"/>
        </w:rPr>
        <w:t xml:space="preserve"> </w:t>
      </w:r>
      <w:del w:id="355" w:author="Liu, Jun" w:date="2016-12-04T11:07:00Z">
        <w:r w:rsidRPr="006947B3" w:rsidDel="003F340E">
          <w:rPr>
            <w:rFonts w:ascii="Times New Roman" w:eastAsia="Calibri" w:hAnsi="Times New Roman"/>
            <w:szCs w:val="24"/>
          </w:rPr>
          <w:delText xml:space="preserve">included </w:delText>
        </w:r>
      </w:del>
      <w:ins w:id="356" w:author="Liu, Jun" w:date="2016-12-04T11:07:00Z">
        <w:r w:rsidR="003F340E">
          <w:rPr>
            <w:rFonts w:ascii="Times New Roman" w:eastAsia="Calibri" w:hAnsi="Times New Roman"/>
            <w:szCs w:val="24"/>
          </w:rPr>
          <w:t>listed as follows:</w:t>
        </w:r>
        <w:r w:rsidR="003F340E" w:rsidRPr="006947B3">
          <w:rPr>
            <w:rFonts w:ascii="Times New Roman" w:eastAsia="Calibri" w:hAnsi="Times New Roman"/>
            <w:szCs w:val="24"/>
          </w:rPr>
          <w:t xml:space="preserve"> </w:t>
        </w:r>
      </w:ins>
      <w:r w:rsidRPr="006947B3">
        <w:rPr>
          <w:rFonts w:ascii="Times New Roman" w:eastAsia="Calibri" w:hAnsi="Times New Roman"/>
          <w:szCs w:val="24"/>
        </w:rPr>
        <w:t>friction velocity (u*, m/s), atmospheric stability at anemometer height (3.3 m) (ξ(3.3), unitless</w:t>
      </w:r>
      <w:ins w:id="357" w:author="Liu, Jun" w:date="2016-12-04T11:24:00Z">
        <w:r w:rsidR="00D97212">
          <w:rPr>
            <w:rFonts w:ascii="Times New Roman" w:eastAsia="Calibri" w:hAnsi="Times New Roman"/>
            <w:szCs w:val="24"/>
          </w:rPr>
          <w:t>,</w:t>
        </w:r>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calculated according to Stull (2001)</w:t>
        </w:r>
      </w:ins>
      <w:r w:rsidRPr="006947B3">
        <w:rPr>
          <w:rFonts w:ascii="Times New Roman" w:eastAsia="Calibri" w:hAnsi="Times New Roman"/>
          <w:szCs w:val="24"/>
        </w:rPr>
        <w:t>),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w:t>
      </w:r>
      <w:ins w:id="358" w:author="Liu, Jun" w:date="2016-12-04T11:20:00Z">
        <w:r w:rsidR="00D97212">
          <w:rPr>
            <w:rFonts w:ascii="Times New Roman" w:eastAsia="Calibri" w:hAnsi="Times New Roman"/>
            <w:szCs w:val="24"/>
          </w:rPr>
          <w:t>,</w:t>
        </w:r>
      </w:ins>
      <w:del w:id="359" w:author="Liu, Jun" w:date="2016-12-04T11:20:00Z">
        <w:r w:rsidRPr="006947B3" w:rsidDel="00D97212">
          <w:rPr>
            <w:rFonts w:ascii="Times New Roman" w:eastAsia="Calibri" w:hAnsi="Times New Roman"/>
            <w:szCs w:val="24"/>
          </w:rPr>
          <w:delText>and</w:delText>
        </w:r>
      </w:del>
      <w:r w:rsidRPr="006947B3">
        <w:rPr>
          <w:rFonts w:ascii="Times New Roman" w:eastAsia="Calibri" w:hAnsi="Times New Roman"/>
          <w:szCs w:val="24"/>
        </w:rPr>
        <w:t xml:space="preserve">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w:t>
      </w:r>
      <w:ins w:id="360" w:author="Liu, Jun" w:date="2016-12-04T11:22:00Z">
        <w:r w:rsidR="00D97212">
          <w:rPr>
            <w:rFonts w:ascii="Times New Roman" w:eastAsia="Calibri" w:hAnsi="Times New Roman"/>
            <w:szCs w:val="24"/>
          </w:rPr>
          <w:t>.</w:t>
        </w:r>
      </w:ins>
      <w:ins w:id="361" w:author="Liu, Jun" w:date="2016-12-04T11:25:00Z">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The instruments and heights used to measure the meteorological variables are listed in Table 1, which presents the averages and standard deviations of each meteorological variable during the whole experimental period.</w:t>
        </w:r>
      </w:ins>
    </w:p>
    <w:p w14:paraId="77B878FC" w14:textId="6C21B3CF" w:rsidR="00204E51" w:rsidRDefault="00C147B9">
      <w:pPr>
        <w:autoSpaceDE w:val="0"/>
        <w:autoSpaceDN w:val="0"/>
        <w:adjustRightInd w:val="0"/>
        <w:spacing w:after="0" w:line="480" w:lineRule="auto"/>
        <w:ind w:firstLine="720"/>
        <w:rPr>
          <w:rFonts w:ascii="Times New Roman" w:eastAsia="Calibri" w:hAnsi="Times New Roman"/>
          <w:szCs w:val="24"/>
        </w:rPr>
        <w:pPrChange w:id="362" w:author="Liu, Jun" w:date="2016-12-04T11:25:00Z">
          <w:pPr>
            <w:autoSpaceDE w:val="0"/>
            <w:autoSpaceDN w:val="0"/>
            <w:adjustRightInd w:val="0"/>
            <w:spacing w:after="0" w:line="480" w:lineRule="auto"/>
          </w:pPr>
        </w:pPrChange>
      </w:pPr>
      <w:del w:id="363" w:author="Liu, Jun" w:date="2016-12-04T11:25:00Z">
        <w:r w:rsidRPr="006947B3" w:rsidDel="00D97212">
          <w:rPr>
            <w:rFonts w:ascii="Times New Roman" w:eastAsia="Calibri" w:hAnsi="Times New Roman"/>
            <w:szCs w:val="24"/>
          </w:rPr>
          <w:delText xml:space="preserve">. </w:delText>
        </w:r>
      </w:del>
      <w:r w:rsidRPr="006947B3">
        <w:rPr>
          <w:rFonts w:ascii="Times New Roman" w:eastAsia="Calibri" w:hAnsi="Times New Roman"/>
          <w:szCs w:val="24"/>
        </w:rPr>
        <w:t xml:space="preserve">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w:t>
      </w:r>
      <w:del w:id="364" w:author="Liu, Jun" w:date="2016-12-04T11:25:00Z">
        <w:r w:rsidRPr="006947B3" w:rsidDel="00D97212">
          <w:rPr>
            <w:rFonts w:ascii="Times New Roman" w:eastAsia="Calibri" w:hAnsi="Times New Roman"/>
            <w:szCs w:val="24"/>
          </w:rPr>
          <w:delText xml:space="preserve">. The atmospheric parameters of </w:delText>
        </w:r>
      </w:del>
      <w:del w:id="365" w:author="Liu, Jun" w:date="2016-12-04T11:20:00Z">
        <w:r w:rsidRPr="006947B3" w:rsidDel="00D97212">
          <w:rPr>
            <w:rFonts w:ascii="Times New Roman" w:eastAsia="Calibri" w:hAnsi="Times New Roman"/>
            <w:szCs w:val="24"/>
          </w:rPr>
          <w:delText xml:space="preserve">Monin-Obukhov length (L, m) and stability ξ(3.3) </w:delText>
        </w:r>
      </w:del>
      <w:del w:id="366" w:author="Liu, Jun" w:date="2016-12-04T11:25:00Z">
        <w:r w:rsidRPr="006947B3" w:rsidDel="00D97212">
          <w:rPr>
            <w:rFonts w:ascii="Times New Roman" w:eastAsia="Calibri" w:hAnsi="Times New Roman"/>
            <w:szCs w:val="24"/>
          </w:rPr>
          <w:delText>were calculated according to</w:delText>
        </w:r>
        <w:r w:rsidR="00495E53" w:rsidRPr="006947B3" w:rsidDel="00D97212">
          <w:rPr>
            <w:rFonts w:ascii="Times New Roman" w:eastAsia="Calibri" w:hAnsi="Times New Roman"/>
            <w:szCs w:val="24"/>
          </w:rPr>
          <w:delText xml:space="preserve"> Stull (2001)</w:delText>
        </w:r>
      </w:del>
      <w:r w:rsidRPr="006947B3">
        <w:rPr>
          <w:rFonts w:ascii="Times New Roman" w:eastAsia="Calibri" w:hAnsi="Times New Roman"/>
          <w:szCs w:val="24"/>
        </w:rPr>
        <w:t>.</w:t>
      </w:r>
      <w:del w:id="367" w:author="Liu, Jun" w:date="2016-12-04T11:25:00Z">
        <w:r w:rsidRPr="006947B3" w:rsidDel="00D97212">
          <w:rPr>
            <w:rFonts w:ascii="Times New Roman" w:eastAsia="Calibri" w:hAnsi="Times New Roman"/>
            <w:szCs w:val="24"/>
          </w:rPr>
          <w:delText xml:space="preserve">The instruments and heights used </w:delText>
        </w:r>
        <w:r w:rsidR="006964B1" w:rsidRPr="006947B3" w:rsidDel="00D97212">
          <w:rPr>
            <w:rFonts w:ascii="Times New Roman" w:eastAsia="Calibri" w:hAnsi="Times New Roman"/>
            <w:szCs w:val="24"/>
          </w:rPr>
          <w:delText>to</w:delText>
        </w:r>
        <w:r w:rsidRPr="006947B3" w:rsidDel="00D97212">
          <w:rPr>
            <w:rFonts w:ascii="Times New Roman" w:eastAsia="Calibri" w:hAnsi="Times New Roman"/>
            <w:szCs w:val="24"/>
          </w:rPr>
          <w:delText xml:space="preserve"> measure the meteorological variables are listed in Table 1, which presents the averages and standard deviations of each meteorological variable during the whole experimental period.</w:delText>
        </w:r>
      </w:del>
    </w:p>
    <w:p w14:paraId="38A05CD8" w14:textId="5448EF05" w:rsidR="00FF2E44" w:rsidRPr="00C17972" w:rsidRDefault="00204E51">
      <w:pPr>
        <w:autoSpaceDE w:val="0"/>
        <w:autoSpaceDN w:val="0"/>
        <w:adjustRightInd w:val="0"/>
        <w:spacing w:after="0"/>
        <w:jc w:val="center"/>
        <w:rPr>
          <w:rFonts w:ascii="Times New Roman" w:eastAsia="Calibri" w:hAnsi="Times New Roman"/>
          <w:sz w:val="18"/>
          <w:szCs w:val="18"/>
        </w:rPr>
        <w:pPrChange w:id="368" w:author="Liu, Jun" w:date="2016-12-04T11:02:00Z">
          <w:pPr>
            <w:autoSpaceDE w:val="0"/>
            <w:autoSpaceDN w:val="0"/>
            <w:adjustRightInd w:val="0"/>
            <w:spacing w:after="0"/>
          </w:pPr>
        </w:pPrChange>
      </w:pPr>
      <w:r w:rsidRPr="00C17972">
        <w:rPr>
          <w:rFonts w:ascii="Times New Roman" w:eastAsia="Calibri" w:hAnsi="Times New Roman"/>
          <w:b/>
          <w:sz w:val="18"/>
          <w:szCs w:val="18"/>
        </w:rPr>
        <w:lastRenderedPageBreak/>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6505BF"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6505BF"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1C7C1E1D" w:rsidR="00C147B9" w:rsidRPr="00C17972" w:rsidRDefault="00C147B9">
      <w:pPr>
        <w:pStyle w:val="Heading2"/>
        <w:spacing w:line="480" w:lineRule="auto"/>
        <w:rPr>
          <w:rFonts w:ascii="Times New Roman" w:hAnsi="Times New Roman"/>
          <w:sz w:val="22"/>
          <w:szCs w:val="22"/>
        </w:rPr>
        <w:pPrChange w:id="369" w:author="Liu, Jun" w:date="2016-12-04T11:01:00Z">
          <w:pPr>
            <w:pStyle w:val="Heading2"/>
          </w:pPr>
        </w:pPrChange>
      </w:pPr>
      <w:del w:id="370" w:author="Liu, Jun" w:date="2016-12-04T11:01:00Z">
        <w:r w:rsidRPr="00C17972" w:rsidDel="00A42296">
          <w:rPr>
            <w:rFonts w:ascii="Times New Roman" w:hAnsi="Times New Roman" w:cs="Times New Roman"/>
            <w:sz w:val="22"/>
            <w:szCs w:val="22"/>
          </w:rPr>
          <w:delText xml:space="preserve">Data processing of horizontal flux and </w:delText>
        </w:r>
      </w:del>
      <w:ins w:id="371" w:author="Liu, Jun" w:date="2016-12-04T11:46:00Z">
        <w:r w:rsidR="008D159E">
          <w:rPr>
            <w:rFonts w:ascii="Times New Roman" w:hAnsi="Times New Roman" w:cs="Times New Roman"/>
            <w:sz w:val="22"/>
            <w:szCs w:val="22"/>
          </w:rPr>
          <w:t>S</w:t>
        </w:r>
      </w:ins>
      <w:del w:id="372" w:author="Liu, Jun" w:date="2016-12-04T11:46:00Z">
        <w:r w:rsidRPr="00C17972" w:rsidDel="008D159E">
          <w:rPr>
            <w:rFonts w:ascii="Times New Roman" w:hAnsi="Times New Roman" w:cs="Times New Roman"/>
            <w:sz w:val="22"/>
            <w:szCs w:val="22"/>
          </w:rPr>
          <w:delText>s</w:delText>
        </w:r>
      </w:del>
      <w:r w:rsidRPr="00C17972">
        <w:rPr>
          <w:rFonts w:ascii="Times New Roman" w:hAnsi="Times New Roman" w:cs="Times New Roman"/>
          <w:sz w:val="22"/>
          <w:szCs w:val="22"/>
        </w:rPr>
        <w:t>ource strength</w:t>
      </w:r>
    </w:p>
    <w:p w14:paraId="7E34A874" w14:textId="5BE8FA3F" w:rsidR="002E338B" w:rsidRPr="006947B3" w:rsidRDefault="00C05420">
      <w:pPr>
        <w:autoSpaceDE w:val="0"/>
        <w:autoSpaceDN w:val="0"/>
        <w:adjustRightInd w:val="0"/>
        <w:spacing w:after="0" w:line="480" w:lineRule="auto"/>
        <w:ind w:firstLine="720"/>
        <w:rPr>
          <w:ins w:id="373" w:author="Wang, Junming" w:date="2016-12-04T18:42:00Z"/>
          <w:rFonts w:ascii="Times New Roman" w:hAnsi="Times New Roman"/>
          <w:szCs w:val="24"/>
        </w:rPr>
      </w:pPr>
      <w:moveToRangeStart w:id="374" w:author="Liu, Jun" w:date="2016-12-04T11:52:00Z" w:name="move468615650"/>
      <w:moveTo w:id="375" w:author="Liu, Jun" w:date="2016-12-04T11:52:00Z">
        <w:r w:rsidRPr="006947B3">
          <w:rPr>
            <w:rFonts w:ascii="Times New Roman" w:hAnsi="Times New Roman"/>
            <w:szCs w:val="24"/>
          </w:rPr>
          <w:t>The seed</w:t>
        </w:r>
      </w:moveTo>
      <w:ins w:id="376" w:author="Wang, Junming" w:date="2016-12-04T18:09:00Z">
        <w:r w:rsidR="000604F0">
          <w:rPr>
            <w:rFonts w:ascii="Times New Roman" w:hAnsi="Times New Roman"/>
            <w:szCs w:val="24"/>
          </w:rPr>
          <w:t xml:space="preserve"> emission</w:t>
        </w:r>
      </w:ins>
      <w:moveTo w:id="377" w:author="Liu, Jun" w:date="2016-12-04T11:52:00Z">
        <w:r w:rsidRPr="006947B3">
          <w:rPr>
            <w:rFonts w:ascii="Times New Roman" w:hAnsi="Times New Roman"/>
            <w:szCs w:val="24"/>
          </w:rPr>
          <w:t xml:space="preserve"> data processing and analysis were the same as described in Huang et al. (2015).</w:t>
        </w:r>
      </w:moveTo>
      <w:ins w:id="378" w:author="Liu, Jun" w:date="2016-12-04T11:54:00Z">
        <w:r>
          <w:rPr>
            <w:rFonts w:ascii="Times New Roman" w:hAnsi="Times New Roman"/>
            <w:szCs w:val="24"/>
          </w:rPr>
          <w:t xml:space="preserve"> </w:t>
        </w:r>
      </w:ins>
      <w:ins w:id="379" w:author="Wang, Junming" w:date="2016-12-04T18:33:00Z">
        <w:r w:rsidR="00974211">
          <w:rPr>
            <w:rFonts w:ascii="Times New Roman" w:hAnsi="Times New Roman"/>
            <w:szCs w:val="24"/>
          </w:rPr>
          <w:t xml:space="preserve">The output of data processing was the </w:t>
        </w:r>
      </w:ins>
      <w:ins w:id="380" w:author="Wang, Junming" w:date="2016-12-04T18:34:00Z">
        <w:r w:rsidR="00974211">
          <w:rPr>
            <w:rFonts w:ascii="Times New Roman" w:hAnsi="Times New Roman"/>
            <w:szCs w:val="24"/>
          </w:rPr>
          <w:t>seed source strength</w:t>
        </w:r>
      </w:ins>
      <w:ins w:id="381" w:author="Wang, Junming" w:date="2016-12-04T18:35:00Z">
        <w:r w:rsidR="00974211">
          <w:rPr>
            <w:rFonts w:ascii="Times New Roman" w:hAnsi="Times New Roman"/>
            <w:szCs w:val="24"/>
          </w:rPr>
          <w:t xml:space="preserve">, which reflected </w:t>
        </w:r>
      </w:ins>
      <w:ins w:id="382" w:author="Wang, Junming" w:date="2016-12-04T18:36:00Z">
        <w:r w:rsidR="00974211" w:rsidRPr="006947B3">
          <w:rPr>
            <w:rFonts w:ascii="Times New Roman" w:hAnsi="Times New Roman"/>
            <w:szCs w:val="24"/>
          </w:rPr>
          <w:t>the amount of seeds produced per unit area or plant per unit time</w:t>
        </w:r>
        <w:r w:rsidR="00974211">
          <w:rPr>
            <w:rFonts w:ascii="Times New Roman" w:hAnsi="Times New Roman"/>
            <w:szCs w:val="24"/>
          </w:rPr>
          <w:t>.</w:t>
        </w:r>
      </w:ins>
      <w:ins w:id="383" w:author="Wang, Junming" w:date="2016-12-04T18:54:00Z">
        <w:r w:rsidR="00FE3384">
          <w:rPr>
            <w:rFonts w:ascii="Times New Roman" w:hAnsi="Times New Roman"/>
            <w:szCs w:val="24"/>
          </w:rPr>
          <w:t xml:space="preserve"> </w:t>
        </w:r>
      </w:ins>
      <w:moveTo w:id="384" w:author="Liu, Jun" w:date="2016-12-04T11:52:00Z">
        <w:del w:id="385" w:author="Liu, Jun" w:date="2016-12-04T11:54:00Z">
          <w:r w:rsidRPr="006947B3" w:rsidDel="00C05420">
            <w:rPr>
              <w:rFonts w:ascii="Times New Roman" w:hAnsi="Times New Roman"/>
              <w:szCs w:val="24"/>
            </w:rPr>
            <w:delText xml:space="preserve"> </w:delText>
          </w:r>
        </w:del>
      </w:moveTo>
      <w:moveToRangeEnd w:id="374"/>
      <w:ins w:id="386" w:author="Liu, Jun" w:date="2016-12-04T11:48:00Z">
        <w:r w:rsidR="008D159E" w:rsidRPr="008D159E">
          <w:rPr>
            <w:rFonts w:ascii="Times New Roman" w:hAnsi="Times New Roman"/>
            <w:szCs w:val="24"/>
          </w:rPr>
          <w:t xml:space="preserve">Because the settling speed of horseweed seeds (0.323m/s, </w:t>
        </w:r>
      </w:ins>
      <w:ins w:id="387" w:author="Liu, Jun" w:date="2016-12-06T08:54:00Z">
        <w:r w:rsidR="0073660E">
          <w:rPr>
            <w:rFonts w:ascii="Times New Roman" w:eastAsia="CMR12" w:hAnsi="Times New Roman"/>
            <w:szCs w:val="24"/>
          </w:rPr>
          <w:fldChar w:fldCharType="begin" w:fldLock="1"/>
        </w:r>
        <w:r w:rsidR="0073660E">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73660E">
          <w:rPr>
            <w:rFonts w:ascii="Times New Roman" w:eastAsia="CMR12" w:hAnsi="Times New Roman"/>
            <w:szCs w:val="24"/>
          </w:rPr>
          <w:fldChar w:fldCharType="separate"/>
        </w:r>
        <w:r w:rsidR="0073660E" w:rsidRPr="00F56048">
          <w:rPr>
            <w:rFonts w:ascii="Times New Roman" w:eastAsia="CMR12" w:hAnsi="Times New Roman"/>
            <w:noProof/>
            <w:szCs w:val="24"/>
          </w:rPr>
          <w:t>Andersen 1993; Dauer</w:t>
        </w:r>
        <w:r w:rsidR="0073660E">
          <w:rPr>
            <w:rFonts w:ascii="Times New Roman" w:eastAsia="CMR12" w:hAnsi="Times New Roman"/>
            <w:noProof/>
            <w:szCs w:val="24"/>
          </w:rPr>
          <w:t xml:space="preserve"> et al.</w:t>
        </w:r>
        <w:r w:rsidR="0073660E" w:rsidRPr="00F56048">
          <w:rPr>
            <w:rFonts w:ascii="Times New Roman" w:eastAsia="CMR12" w:hAnsi="Times New Roman"/>
            <w:noProof/>
            <w:szCs w:val="24"/>
          </w:rPr>
          <w:t xml:space="preserve"> 2006)</w:t>
        </w:r>
        <w:r w:rsidR="0073660E">
          <w:rPr>
            <w:rFonts w:ascii="Times New Roman" w:eastAsia="CMR12" w:hAnsi="Times New Roman"/>
            <w:szCs w:val="24"/>
          </w:rPr>
          <w:fldChar w:fldCharType="end"/>
        </w:r>
      </w:ins>
      <w:ins w:id="388" w:author="Liu, Jun" w:date="2016-12-04T11:48:00Z">
        <w:r w:rsidR="008D159E">
          <w:rPr>
            <w:rFonts w:ascii="Times New Roman" w:hAnsi="Times New Roman"/>
            <w:szCs w:val="24"/>
          </w:rPr>
          <w:t xml:space="preserve"> are larger than gase</w:t>
        </w:r>
        <w:r w:rsidR="008D159E" w:rsidRPr="008D159E">
          <w:rPr>
            <w:rFonts w:ascii="Times New Roman" w:hAnsi="Times New Roman"/>
            <w:szCs w:val="24"/>
          </w:rPr>
          <w:t>ous materials, the dynamic source strength of horseweed seed should include</w:t>
        </w:r>
      </w:ins>
      <w:ins w:id="389" w:author="Wang, Junming" w:date="2016-12-04T18:53:00Z">
        <w:r w:rsidR="00FE3384">
          <w:rPr>
            <w:rFonts w:ascii="Times New Roman" w:hAnsi="Times New Roman"/>
            <w:szCs w:val="24"/>
          </w:rPr>
          <w:t xml:space="preserve"> both</w:t>
        </w:r>
      </w:ins>
      <w:ins w:id="390" w:author="Liu, Jun" w:date="2016-12-04T11:48:00Z">
        <w:r w:rsidR="008D159E" w:rsidRPr="008D159E">
          <w:rPr>
            <w:rFonts w:ascii="Times New Roman" w:hAnsi="Times New Roman"/>
            <w:szCs w:val="24"/>
          </w:rPr>
          <w:t xml:space="preserve"> the IHF</w:t>
        </w:r>
      </w:ins>
      <w:ins w:id="391" w:author="Liu, Jun" w:date="2016-12-04T11:55:00Z">
        <w:r>
          <w:rPr>
            <w:rFonts w:ascii="Times New Roman" w:hAnsi="Times New Roman"/>
            <w:szCs w:val="24"/>
          </w:rPr>
          <w:t xml:space="preserve"> </w:t>
        </w:r>
      </w:ins>
      <w:ins w:id="392" w:author="Liu, Jun" w:date="2016-12-04T11:48:00Z">
        <w:r w:rsidR="008D159E" w:rsidRPr="008D159E">
          <w:rPr>
            <w:rFonts w:ascii="Times New Roman" w:hAnsi="Times New Roman"/>
            <w:szCs w:val="24"/>
          </w:rPr>
          <w:t>(integrated horizontal flux) and the downward deposition of seed grains</w:t>
        </w:r>
      </w:ins>
      <w:ins w:id="393" w:author="Liu, Jun" w:date="2016-12-04T11:56:00Z">
        <w:r>
          <w:rPr>
            <w:rFonts w:ascii="Times New Roman" w:hAnsi="Times New Roman"/>
            <w:szCs w:val="24"/>
          </w:rPr>
          <w:t xml:space="preserve"> </w:t>
        </w:r>
      </w:ins>
      <w:ins w:id="394" w:author="Liu, Jun" w:date="2016-12-04T11:51:00Z">
        <w:r>
          <w:rPr>
            <w:rFonts w:ascii="Times New Roman" w:hAnsi="Times New Roman"/>
            <w:szCs w:val="24"/>
          </w:rPr>
          <w:t>(</w:t>
        </w:r>
        <w:r w:rsidRPr="001B0EA9">
          <w:rPr>
            <w:rFonts w:ascii="Times New Roman" w:hAnsi="Times New Roman"/>
            <w:noProof/>
            <w:szCs w:val="24"/>
          </w:rPr>
          <w:t xml:space="preserve">Wang </w:t>
        </w:r>
        <w:r>
          <w:rPr>
            <w:rFonts w:ascii="Times New Roman" w:hAnsi="Times New Roman"/>
            <w:noProof/>
            <w:szCs w:val="24"/>
          </w:rPr>
          <w:t>and</w:t>
        </w:r>
        <w:r w:rsidRPr="001B0EA9">
          <w:rPr>
            <w:rFonts w:ascii="Times New Roman" w:hAnsi="Times New Roman"/>
            <w:noProof/>
            <w:szCs w:val="24"/>
          </w:rPr>
          <w:t xml:space="preserve"> Yang 2010</w:t>
        </w:r>
        <w:r>
          <w:rPr>
            <w:rFonts w:ascii="Times New Roman" w:hAnsi="Times New Roman"/>
            <w:szCs w:val="24"/>
          </w:rPr>
          <w:t>)</w:t>
        </w:r>
      </w:ins>
      <w:ins w:id="395" w:author="Liu, Jun" w:date="2016-12-04T11:48:00Z">
        <w:r w:rsidR="008D159E" w:rsidRPr="008D159E">
          <w:rPr>
            <w:rFonts w:ascii="Times New Roman" w:hAnsi="Times New Roman"/>
            <w:szCs w:val="24"/>
          </w:rPr>
          <w:t>.</w:t>
        </w:r>
      </w:ins>
      <w:ins w:id="396" w:author="Liu, Jun" w:date="2016-12-04T11:55:00Z">
        <w:r>
          <w:rPr>
            <w:rFonts w:ascii="Times New Roman" w:hAnsi="Times New Roman"/>
            <w:szCs w:val="24"/>
          </w:rPr>
          <w:t xml:space="preserve"> </w:t>
        </w:r>
      </w:ins>
      <w:ins w:id="397" w:author="Wang, Junming" w:date="2016-12-04T18:54:00Z">
        <w:r w:rsidR="00FE3384">
          <w:rPr>
            <w:rFonts w:ascii="Times New Roman" w:hAnsi="Times New Roman"/>
            <w:szCs w:val="24"/>
          </w:rPr>
          <w:t xml:space="preserve">Consequently, </w:t>
        </w:r>
      </w:ins>
      <w:ins w:id="398" w:author="Wang, Junming" w:date="2016-12-04T18:42:00Z">
        <w:r w:rsidR="00FE3384">
          <w:rPr>
            <w:rFonts w:ascii="Times New Roman" w:hAnsi="Times New Roman"/>
            <w:szCs w:val="24"/>
          </w:rPr>
          <w:t>s</w:t>
        </w:r>
        <w:r w:rsidR="002E338B" w:rsidRPr="006947B3">
          <w:rPr>
            <w:rFonts w:ascii="Times New Roman" w:hAnsi="Times New Roman"/>
            <w:szCs w:val="24"/>
          </w:rPr>
          <w:t>ource strength Q</w:t>
        </w:r>
        <w:r w:rsidR="002E338B" w:rsidRPr="006947B3">
          <w:rPr>
            <w:rFonts w:ascii="Times New Roman" w:hAnsi="Times New Roman"/>
            <w:szCs w:val="24"/>
            <w:vertAlign w:val="subscript"/>
          </w:rPr>
          <w:t>0</w:t>
        </w:r>
        <w:r w:rsidR="002E338B" w:rsidRPr="006947B3">
          <w:rPr>
            <w:rFonts w:ascii="Times New Roman" w:hAnsi="Times New Roman"/>
            <w:szCs w:val="24"/>
          </w:rPr>
          <w:t xml:space="preserve"> (seeds/plant/s) was calculated as the summation of IHF and deposition, and then divided by the contribution field distance: </w:t>
        </w:r>
      </w:ins>
    </w:p>
    <w:p w14:paraId="5E9FC34C" w14:textId="633713D5" w:rsidR="00FE3384" w:rsidRDefault="006505BF">
      <w:pPr>
        <w:autoSpaceDE w:val="0"/>
        <w:autoSpaceDN w:val="0"/>
        <w:adjustRightInd w:val="0"/>
        <w:spacing w:after="0"/>
        <w:jc w:val="center"/>
        <w:rPr>
          <w:ins w:id="399" w:author="Wang, Junming" w:date="2016-12-04T19:01:00Z"/>
          <w:rFonts w:ascii="Times New Roman" w:hAnsi="Times New Roman"/>
          <w:szCs w:val="24"/>
        </w:rPr>
        <w:pPrChange w:id="400" w:author="Wang, Junming" w:date="2016-12-04T19:01:00Z">
          <w:pPr>
            <w:autoSpaceDE w:val="0"/>
            <w:autoSpaceDN w:val="0"/>
            <w:adjustRightInd w:val="0"/>
            <w:spacing w:after="0"/>
            <w:ind w:left="3600"/>
          </w:pPr>
        </w:pPrChange>
      </w:pPr>
      <m:oMath>
        <m:sSub>
          <m:sSubPr>
            <m:ctrlPr>
              <w:ins w:id="401" w:author="Wang, Junming" w:date="2016-12-04T18:42:00Z">
                <w:rPr>
                  <w:rFonts w:ascii="Cambria Math" w:hAnsi="Cambria Math"/>
                  <w:i/>
                  <w:szCs w:val="24"/>
                </w:rPr>
              </w:ins>
            </m:ctrlPr>
          </m:sSubPr>
          <m:e>
            <m:r>
              <w:ins w:id="402" w:author="Wang, Junming" w:date="2016-12-04T18:42:00Z">
                <w:rPr>
                  <w:rFonts w:ascii="Cambria Math" w:hAnsi="Cambria Math"/>
                  <w:szCs w:val="24"/>
                </w:rPr>
                <m:t xml:space="preserve"> Q</m:t>
              </w:ins>
            </m:r>
          </m:e>
          <m:sub>
            <m:r>
              <w:ins w:id="403" w:author="Wang, Junming" w:date="2016-12-04T18:42:00Z">
                <w:rPr>
                  <w:rFonts w:ascii="Cambria Math" w:hAnsi="Cambria Math"/>
                  <w:szCs w:val="24"/>
                </w:rPr>
                <m:t xml:space="preserve">0   </m:t>
              </w:ins>
            </m:r>
          </m:sub>
        </m:sSub>
        <m:r>
          <w:ins w:id="404" w:author="Wang, Junming" w:date="2016-12-04T18:42:00Z">
            <w:rPr>
              <w:rFonts w:ascii="Cambria Math" w:hAnsi="Cambria Math"/>
              <w:szCs w:val="24"/>
            </w:rPr>
            <m:t xml:space="preserve">=( </m:t>
          </w:ins>
        </m:r>
        <m:f>
          <m:fPr>
            <m:ctrlPr>
              <w:ins w:id="405" w:author="Wang, Junming" w:date="2016-12-04T19:40:00Z">
                <w:rPr>
                  <w:rFonts w:ascii="Cambria Math" w:hAnsi="Cambria Math"/>
                  <w:i/>
                  <w:szCs w:val="24"/>
                </w:rPr>
              </w:ins>
            </m:ctrlPr>
          </m:fPr>
          <m:num>
            <m:nary>
              <m:naryPr>
                <m:limLoc m:val="subSup"/>
                <m:ctrlPr>
                  <w:ins w:id="406" w:author="Wang, Junming" w:date="2016-12-04T19:40:00Z">
                    <w:rPr>
                      <w:rFonts w:ascii="Cambria Math" w:hAnsi="Cambria Math"/>
                      <w:i/>
                      <w:szCs w:val="24"/>
                    </w:rPr>
                  </w:ins>
                </m:ctrlPr>
              </m:naryPr>
              <m:sub>
                <m:r>
                  <w:ins w:id="407" w:author="Wang, Junming" w:date="2016-12-04T19:40:00Z">
                    <w:rPr>
                      <w:rFonts w:ascii="Cambria Math" w:hAnsi="Cambria Math"/>
                      <w:szCs w:val="24"/>
                    </w:rPr>
                    <m:t>0</m:t>
                  </w:ins>
                </m:r>
              </m:sub>
              <m:sup>
                <m:r>
                  <w:ins w:id="408" w:author="Wang, Junming" w:date="2016-12-04T19:40:00Z">
                    <w:rPr>
                      <w:rFonts w:ascii="Cambria Math" w:hAnsi="Cambria Math"/>
                      <w:szCs w:val="24"/>
                    </w:rPr>
                    <m:t>∞</m:t>
                  </w:ins>
                </m:r>
              </m:sup>
              <m:e>
                <m:r>
                  <w:ins w:id="409" w:author="Wang, Junming" w:date="2016-12-04T19:40:00Z">
                    <w:rPr>
                      <w:rFonts w:ascii="Cambria Math" w:hAnsi="Cambria Math"/>
                      <w:szCs w:val="24"/>
                    </w:rPr>
                    <m:t>C</m:t>
                  </w:ins>
                </m:r>
                <m:d>
                  <m:dPr>
                    <m:ctrlPr>
                      <w:ins w:id="410" w:author="Wang, Junming" w:date="2016-12-04T19:40:00Z">
                        <w:rPr>
                          <w:rFonts w:ascii="Cambria Math" w:hAnsi="Cambria Math"/>
                          <w:i/>
                          <w:szCs w:val="24"/>
                        </w:rPr>
                      </w:ins>
                    </m:ctrlPr>
                  </m:dPr>
                  <m:e>
                    <m:r>
                      <w:ins w:id="411" w:author="Wang, Junming" w:date="2016-12-04T19:40:00Z">
                        <w:rPr>
                          <w:rFonts w:ascii="Cambria Math" w:hAnsi="Cambria Math"/>
                          <w:szCs w:val="24"/>
                        </w:rPr>
                        <m:t>z</m:t>
                      </w:ins>
                    </m:r>
                  </m:e>
                </m:d>
                <m:r>
                  <w:ins w:id="412" w:author="Wang, Junming" w:date="2016-12-04T19:40:00Z">
                    <w:rPr>
                      <w:rFonts w:ascii="Cambria Math" w:hAnsi="Cambria Math"/>
                      <w:i/>
                      <w:position w:val="-6"/>
                      <w:szCs w:val="24"/>
                    </w:rPr>
                    <w:object w:dxaOrig="193" w:dyaOrig="344" w14:anchorId="62A395D7">
                      <v:shape id="_x0000_i1028" type="#_x0000_t75" style="width:9.7pt;height:17.25pt" o:ole="">
                        <v:imagedata r:id="rId13" o:title=""/>
                      </v:shape>
                      <o:OLEObject Type="Embed" ProgID="Equation.3" ShapeID="_x0000_i1028" DrawAspect="Content" ObjectID="_1542552309" r:id="rId14"/>
                    </w:object>
                  </w:ins>
                </m:r>
                <m:d>
                  <m:dPr>
                    <m:ctrlPr>
                      <w:ins w:id="413" w:author="Wang, Junming" w:date="2016-12-04T19:40:00Z">
                        <w:rPr>
                          <w:rFonts w:ascii="Cambria Math" w:hAnsi="Cambria Math"/>
                          <w:i/>
                          <w:szCs w:val="24"/>
                        </w:rPr>
                      </w:ins>
                    </m:ctrlPr>
                  </m:dPr>
                  <m:e>
                    <m:r>
                      <w:ins w:id="414" w:author="Wang, Junming" w:date="2016-12-04T19:40:00Z">
                        <w:rPr>
                          <w:rFonts w:ascii="Cambria Math" w:hAnsi="Cambria Math"/>
                          <w:szCs w:val="24"/>
                        </w:rPr>
                        <m:t>z</m:t>
                      </w:ins>
                    </m:r>
                  </m:e>
                </m:d>
                <m:r>
                  <w:ins w:id="415" w:author="Wang, Junming" w:date="2016-12-04T19:40:00Z">
                    <w:rPr>
                      <w:rFonts w:ascii="Cambria Math" w:hAnsi="Cambria Math"/>
                      <w:szCs w:val="24"/>
                    </w:rPr>
                    <m:t>dz</m:t>
                  </w:ins>
                </m:r>
              </m:e>
            </m:nary>
          </m:num>
          <m:den>
            <m:r>
              <w:ins w:id="416" w:author="Wang, Junming" w:date="2016-12-04T19:40:00Z">
                <w:rPr>
                  <w:rFonts w:ascii="Cambria Math" w:hAnsi="Cambria Math"/>
                  <w:szCs w:val="24"/>
                </w:rPr>
                <m:t>R</m:t>
              </w:ins>
            </m:r>
          </m:den>
        </m:f>
        <m:r>
          <w:ins w:id="417" w:author="Wang, Junming" w:date="2016-12-04T18:42:00Z">
            <w:rPr>
              <w:rFonts w:ascii="Cambria Math" w:hAnsi="Cambria Math"/>
              <w:szCs w:val="24"/>
            </w:rPr>
            <m:t xml:space="preserve"> </m:t>
          </w:ins>
        </m:r>
        <m:r>
          <w:ins w:id="418" w:author="Wang, Junming" w:date="2016-12-04T19:40:00Z">
            <w:rPr>
              <w:rFonts w:ascii="Cambria Math" w:hAnsi="Cambria Math"/>
              <w:szCs w:val="24"/>
            </w:rPr>
            <m:t>+</m:t>
          </w:ins>
        </m:r>
        <m:f>
          <m:fPr>
            <m:ctrlPr>
              <w:ins w:id="419" w:author="Wang, Junming" w:date="2016-12-04T18:42:00Z">
                <w:rPr>
                  <w:rFonts w:ascii="Cambria Math" w:hAnsi="Cambria Math"/>
                  <w:i/>
                  <w:szCs w:val="24"/>
                </w:rPr>
              </w:ins>
            </m:ctrlPr>
          </m:fPr>
          <m:num>
            <m:nary>
              <m:naryPr>
                <m:limLoc m:val="subSup"/>
                <m:ctrlPr>
                  <w:ins w:id="420" w:author="Wang, Junming" w:date="2016-12-04T18:42:00Z">
                    <w:rPr>
                      <w:rFonts w:ascii="Cambria Math" w:hAnsi="Cambria Math"/>
                      <w:i/>
                      <w:szCs w:val="24"/>
                    </w:rPr>
                  </w:ins>
                </m:ctrlPr>
              </m:naryPr>
              <m:sub>
                <m:r>
                  <w:ins w:id="421" w:author="Wang, Junming" w:date="2016-12-04T18:42:00Z">
                    <w:rPr>
                      <w:rFonts w:ascii="Cambria Math" w:hAnsi="Cambria Math"/>
                      <w:szCs w:val="24"/>
                    </w:rPr>
                    <m:t>0</m:t>
                  </w:ins>
                </m:r>
              </m:sub>
              <m:sup>
                <m:r>
                  <w:ins w:id="422" w:author="Wang, Junming" w:date="2016-12-04T18:42:00Z">
                    <w:rPr>
                      <w:rFonts w:ascii="Cambria Math" w:hAnsi="Cambria Math"/>
                      <w:szCs w:val="24"/>
                    </w:rPr>
                    <m:t>R</m:t>
                  </w:ins>
                </m:r>
              </m:sup>
              <m:e>
                <m:r>
                  <w:ins w:id="423" w:author="Wang, Junming" w:date="2016-12-04T18:42:00Z">
                    <w:rPr>
                      <w:rFonts w:ascii="Cambria Math" w:hAnsi="Cambria Math"/>
                      <w:szCs w:val="24"/>
                    </w:rPr>
                    <m:t>D dx</m:t>
                  </w:ins>
                </m:r>
              </m:e>
            </m:nary>
          </m:num>
          <m:den>
            <m:r>
              <w:ins w:id="424" w:author="Wang, Junming" w:date="2016-12-04T18:42:00Z">
                <w:rPr>
                  <w:rFonts w:ascii="Cambria Math" w:hAnsi="Cambria Math"/>
                  <w:szCs w:val="24"/>
                </w:rPr>
                <m:t>R</m:t>
              </w:ins>
            </m:r>
          </m:den>
        </m:f>
        <m:r>
          <w:ins w:id="425" w:author="Wang, Junming" w:date="2016-12-04T18:42:00Z">
            <w:rPr>
              <w:rFonts w:ascii="Cambria Math" w:hAnsi="Cambria Math"/>
              <w:szCs w:val="24"/>
            </w:rPr>
            <m:t>)/</m:t>
          </w:ins>
        </m:r>
        <m:sSub>
          <m:sSubPr>
            <m:ctrlPr>
              <w:ins w:id="426" w:author="Wang, Junming" w:date="2016-12-04T18:42:00Z">
                <w:rPr>
                  <w:rFonts w:ascii="Cambria Math" w:hAnsi="Cambria Math"/>
                  <w:i/>
                  <w:szCs w:val="24"/>
                </w:rPr>
              </w:ins>
            </m:ctrlPr>
          </m:sSubPr>
          <m:e>
            <m:r>
              <w:ins w:id="427" w:author="Wang, Junming" w:date="2016-12-04T18:42:00Z">
                <w:rPr>
                  <w:rFonts w:ascii="Cambria Math" w:hAnsi="Cambria Math"/>
                  <w:szCs w:val="24"/>
                </w:rPr>
                <m:t>density</m:t>
              </w:ins>
            </m:r>
          </m:e>
          <m:sub>
            <m:r>
              <w:ins w:id="428" w:author="Wang, Junming" w:date="2016-12-04T18:42:00Z">
                <w:rPr>
                  <w:rFonts w:ascii="Cambria Math" w:hAnsi="Cambria Math"/>
                  <w:szCs w:val="24"/>
                </w:rPr>
                <m:t>c</m:t>
              </w:ins>
            </m:r>
          </m:sub>
        </m:sSub>
      </m:oMath>
      <w:ins w:id="429" w:author="Wang, Junming" w:date="2016-12-04T18:42:00Z">
        <w:r w:rsidR="002E338B" w:rsidRPr="006947B3">
          <w:rPr>
            <w:rFonts w:ascii="Times New Roman" w:hAnsi="Times New Roman"/>
            <w:szCs w:val="24"/>
          </w:rPr>
          <w:t xml:space="preserve">                    (3)</w:t>
        </w:r>
      </w:ins>
    </w:p>
    <w:p w14:paraId="47B91C29" w14:textId="1BFE3BFC" w:rsidR="002E338B" w:rsidRPr="00FE3384" w:rsidRDefault="00FE3384">
      <w:pPr>
        <w:autoSpaceDE w:val="0"/>
        <w:autoSpaceDN w:val="0"/>
        <w:adjustRightInd w:val="0"/>
        <w:spacing w:after="0"/>
        <w:rPr>
          <w:ins w:id="430" w:author="Wang, Junming" w:date="2016-12-04T18:42:00Z"/>
          <w:rFonts w:ascii="Times New Roman" w:hAnsi="Times New Roman"/>
          <w:szCs w:val="24"/>
          <w:rPrChange w:id="431" w:author="Wang, Junming" w:date="2016-12-04T19:01:00Z">
            <w:rPr>
              <w:ins w:id="432" w:author="Wang, Junming" w:date="2016-12-04T18:42:00Z"/>
              <w:rFonts w:ascii="Times New Roman" w:hAnsi="Times New Roman"/>
              <w:b/>
              <w:szCs w:val="24"/>
            </w:rPr>
          </w:rPrChange>
        </w:rPr>
        <w:pPrChange w:id="433" w:author="Wang, Junming" w:date="2016-12-04T19:01:00Z">
          <w:pPr>
            <w:autoSpaceDE w:val="0"/>
            <w:autoSpaceDN w:val="0"/>
            <w:adjustRightInd w:val="0"/>
            <w:spacing w:after="0"/>
            <w:ind w:left="3600"/>
          </w:pPr>
        </w:pPrChange>
      </w:pPr>
      <w:ins w:id="434" w:author="Wang, Junming" w:date="2016-12-04T19:01:00Z">
        <w:r>
          <w:rPr>
            <w:rFonts w:ascii="Times New Roman" w:hAnsi="Times New Roman"/>
            <w:szCs w:val="24"/>
          </w:rPr>
          <w:t xml:space="preserve">                                                  </w:t>
        </w:r>
      </w:ins>
      <w:ins w:id="435" w:author="Wang, Junming" w:date="2016-12-04T18:42:00Z">
        <w:r w:rsidR="002E338B" w:rsidRPr="006947B3">
          <w:rPr>
            <w:rFonts w:ascii="Times New Roman" w:hAnsi="Times New Roman"/>
            <w:szCs w:val="24"/>
          </w:rPr>
          <w:t xml:space="preserve"> </w:t>
        </w:r>
      </w:ins>
      <w:ins w:id="436" w:author="Wang, Junming" w:date="2016-12-04T19:43:00Z">
        <w:r w:rsidR="003A573D">
          <w:rPr>
            <w:rFonts w:ascii="Times New Roman" w:hAnsi="Times New Roman"/>
            <w:szCs w:val="24"/>
          </w:rPr>
          <w:t xml:space="preserve">  </w:t>
        </w:r>
      </w:ins>
      <w:ins w:id="437" w:author="Wang, Junming" w:date="2016-12-04T18:42:00Z">
        <w:r w:rsidR="002E338B" w:rsidRPr="006947B3">
          <w:rPr>
            <w:rFonts w:ascii="Times New Roman" w:hAnsi="Times New Roman"/>
            <w:szCs w:val="24"/>
          </w:rPr>
          <w:t xml:space="preserve"> </w:t>
        </w:r>
        <w:r w:rsidR="002E338B" w:rsidRPr="006947B3">
          <w:rPr>
            <w:rFonts w:ascii="Times New Roman" w:hAnsi="Times New Roman"/>
            <w:b/>
            <w:szCs w:val="24"/>
          </w:rPr>
          <w:t>a</w:t>
        </w:r>
        <w:r w:rsidR="002E338B" w:rsidRPr="006947B3">
          <w:rPr>
            <w:rFonts w:ascii="Times New Roman" w:hAnsi="Times New Roman"/>
            <w:szCs w:val="24"/>
          </w:rPr>
          <w:t xml:space="preserve">                 </w:t>
        </w:r>
      </w:ins>
      <w:ins w:id="438" w:author="Wang, Junming" w:date="2016-12-04T19:42:00Z">
        <w:r w:rsidR="003A573D">
          <w:rPr>
            <w:rFonts w:ascii="Times New Roman" w:hAnsi="Times New Roman"/>
            <w:szCs w:val="24"/>
          </w:rPr>
          <w:t xml:space="preserve">  </w:t>
        </w:r>
      </w:ins>
      <w:ins w:id="439" w:author="Wang, Junming" w:date="2016-12-04T19:43:00Z">
        <w:r w:rsidR="003A573D">
          <w:rPr>
            <w:rFonts w:ascii="Times New Roman" w:hAnsi="Times New Roman"/>
            <w:szCs w:val="24"/>
          </w:rPr>
          <w:t xml:space="preserve"> </w:t>
        </w:r>
      </w:ins>
      <w:ins w:id="440" w:author="Wang, Junming" w:date="2016-12-04T18:42:00Z">
        <w:r w:rsidR="002E338B" w:rsidRPr="006947B3">
          <w:rPr>
            <w:rFonts w:ascii="Times New Roman" w:hAnsi="Times New Roman"/>
            <w:b/>
            <w:szCs w:val="24"/>
          </w:rPr>
          <w:t>b</w:t>
        </w:r>
      </w:ins>
    </w:p>
    <w:p w14:paraId="237A2B43" w14:textId="77777777" w:rsidR="002E338B" w:rsidRPr="006947B3" w:rsidRDefault="002E338B" w:rsidP="002E338B">
      <w:pPr>
        <w:autoSpaceDE w:val="0"/>
        <w:autoSpaceDN w:val="0"/>
        <w:adjustRightInd w:val="0"/>
        <w:spacing w:after="0"/>
        <w:ind w:left="3600"/>
        <w:rPr>
          <w:ins w:id="441" w:author="Wang, Junming" w:date="2016-12-04T18:42:00Z"/>
          <w:rFonts w:ascii="Times New Roman" w:hAnsi="Times New Roman"/>
          <w:szCs w:val="24"/>
        </w:rPr>
      </w:pPr>
    </w:p>
    <w:p w14:paraId="713D1B2A" w14:textId="19DAC8BD" w:rsidR="002E338B" w:rsidRDefault="002E338B">
      <w:pPr>
        <w:autoSpaceDE w:val="0"/>
        <w:autoSpaceDN w:val="0"/>
        <w:adjustRightInd w:val="0"/>
        <w:spacing w:after="0" w:line="480" w:lineRule="auto"/>
        <w:ind w:firstLine="720"/>
        <w:rPr>
          <w:ins w:id="442" w:author="Wang, Junming" w:date="2016-12-04T18:42:00Z"/>
          <w:rFonts w:ascii="Times New Roman" w:hAnsi="Times New Roman"/>
          <w:szCs w:val="24"/>
        </w:rPr>
      </w:pPr>
      <w:ins w:id="443" w:author="Wang, Junming" w:date="2016-12-04T18:42:00Z">
        <w:r w:rsidRPr="006947B3">
          <w:rPr>
            <w:rFonts w:ascii="Times New Roman" w:hAnsi="Times New Roman"/>
            <w:szCs w:val="24"/>
          </w:rPr>
          <w:t>where term a was the contribution of</w:t>
        </w:r>
      </w:ins>
      <w:ins w:id="444" w:author="Wang, Junming" w:date="2016-12-04T19:40:00Z">
        <w:r w:rsidR="003A573D">
          <w:rPr>
            <w:rFonts w:ascii="Times New Roman" w:hAnsi="Times New Roman"/>
            <w:szCs w:val="24"/>
          </w:rPr>
          <w:t xml:space="preserve"> IHF,</w:t>
        </w:r>
      </w:ins>
      <w:ins w:id="445" w:author="Wang, Junming" w:date="2016-12-04T18:42:00Z">
        <w:r w:rsidRPr="006947B3">
          <w:rPr>
            <w:rFonts w:ascii="Times New Roman" w:hAnsi="Times New Roman"/>
            <w:szCs w:val="24"/>
          </w:rPr>
          <w:t xml:space="preserve">  term b was the contribution of </w:t>
        </w:r>
      </w:ins>
      <w:ins w:id="446" w:author="Wang, Junming" w:date="2016-12-04T19:44:00Z">
        <w:r w:rsidR="003A573D" w:rsidRPr="006947B3">
          <w:rPr>
            <w:rFonts w:ascii="Times New Roman" w:hAnsi="Times New Roman"/>
            <w:szCs w:val="24"/>
          </w:rPr>
          <w:t>deposition</w:t>
        </w:r>
      </w:ins>
      <w:ins w:id="447" w:author="Wang, Junming" w:date="2016-12-04T18:42:00Z">
        <w:r w:rsidRPr="006947B3">
          <w:rPr>
            <w:rFonts w:ascii="Times New Roman" w:hAnsi="Times New Roman"/>
            <w:szCs w:val="24"/>
          </w:rPr>
          <w:t xml:space="preserve">, R was the distance between the leading edge of the field to the location of concentration sensors in the wind direction; and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 xml:space="preserve"> was the plant density at the source center (10 plants/m</w:t>
        </w:r>
        <w:r w:rsidRPr="006947B3">
          <w:rPr>
            <w:rFonts w:ascii="Times New Roman" w:hAnsi="Times New Roman"/>
            <w:szCs w:val="24"/>
            <w:vertAlign w:val="superscript"/>
          </w:rPr>
          <w:t>2</w:t>
        </w:r>
        <w:r w:rsidRPr="006947B3">
          <w:rPr>
            <w:rFonts w:ascii="Times New Roman" w:hAnsi="Times New Roman"/>
            <w:szCs w:val="24"/>
          </w:rPr>
          <w:t>).</w:t>
        </w:r>
      </w:ins>
    </w:p>
    <w:p w14:paraId="6848C5BD" w14:textId="27191C88" w:rsidR="00C147B9" w:rsidRPr="006947B3" w:rsidRDefault="00DC3FE1">
      <w:pPr>
        <w:autoSpaceDE w:val="0"/>
        <w:autoSpaceDN w:val="0"/>
        <w:adjustRightInd w:val="0"/>
        <w:spacing w:after="0" w:line="480" w:lineRule="auto"/>
        <w:ind w:firstLine="720"/>
        <w:rPr>
          <w:rFonts w:ascii="Times New Roman" w:hAnsi="Times New Roman"/>
          <w:szCs w:val="24"/>
        </w:rPr>
      </w:pPr>
      <w:ins w:id="448" w:author="Wang, Junming" w:date="2016-12-04T19:55:00Z">
        <w:r>
          <w:rPr>
            <w:rFonts w:ascii="Times New Roman" w:hAnsi="Times New Roman"/>
            <w:szCs w:val="24"/>
          </w:rPr>
          <w:lastRenderedPageBreak/>
          <w:t>IHF</w:t>
        </w:r>
      </w:ins>
      <w:ins w:id="449" w:author="Wang, Junming" w:date="2016-12-04T19:56:00Z">
        <w:r>
          <w:rPr>
            <w:rFonts w:ascii="Times New Roman" w:hAnsi="Times New Roman"/>
            <w:szCs w:val="24"/>
          </w:rPr>
          <w:t xml:space="preserve"> was calculated </w:t>
        </w:r>
      </w:ins>
      <w:ins w:id="450" w:author="Wang, Junming" w:date="2016-12-04T19:51:00Z">
        <w:r>
          <w:rPr>
            <w:rFonts w:ascii="Times New Roman" w:hAnsi="Times New Roman"/>
            <w:szCs w:val="24"/>
          </w:rPr>
          <w:t xml:space="preserve">by integrating </w:t>
        </w:r>
      </w:ins>
      <w:ins w:id="451" w:author="Wang, Junming" w:date="2016-12-04T20:19:00Z">
        <w:r w:rsidR="009E7773" w:rsidRPr="006947B3">
          <w:rPr>
            <w:rFonts w:ascii="Times New Roman" w:hAnsi="Times New Roman"/>
            <w:szCs w:val="24"/>
          </w:rPr>
          <w:t>using the  trapezoidal met</w:t>
        </w:r>
        <w:r w:rsidR="009E7773">
          <w:rPr>
            <w:rFonts w:ascii="Times New Roman" w:hAnsi="Times New Roman"/>
            <w:szCs w:val="24"/>
          </w:rPr>
          <w:t>h</w:t>
        </w:r>
        <w:r w:rsidR="009E7773" w:rsidRPr="006947B3">
          <w:rPr>
            <w:rFonts w:ascii="Times New Roman" w:hAnsi="Times New Roman"/>
            <w:szCs w:val="24"/>
          </w:rPr>
          <w:t>od</w:t>
        </w:r>
        <w:r w:rsidR="009E7773">
          <w:rPr>
            <w:rFonts w:ascii="Times New Roman" w:hAnsi="Times New Roman"/>
            <w:szCs w:val="24"/>
          </w:rPr>
          <w:t xml:space="preserve"> </w:t>
        </w:r>
      </w:ins>
      <w:ins w:id="452" w:author="Wang, Junming" w:date="2016-12-04T19:57:00Z">
        <w:r>
          <w:rPr>
            <w:rFonts w:ascii="Times New Roman" w:hAnsi="Times New Roman"/>
            <w:szCs w:val="24"/>
          </w:rPr>
          <w:t xml:space="preserve">the product of </w:t>
        </w:r>
      </w:ins>
      <w:ins w:id="453" w:author="Wang, Junming" w:date="2016-12-04T20:07:00Z">
        <w:r w:rsidR="00FF6925" w:rsidRPr="006947B3">
          <w:rPr>
            <w:rFonts w:ascii="Times New Roman" w:hAnsi="Times New Roman"/>
            <w:szCs w:val="24"/>
          </w:rPr>
          <w:t>seed concentration at height z, C(z) (seeds/m</w:t>
        </w:r>
        <w:r w:rsidR="00FF6925" w:rsidRPr="006947B3">
          <w:rPr>
            <w:rFonts w:ascii="Times New Roman" w:hAnsi="Times New Roman"/>
            <w:szCs w:val="24"/>
            <w:vertAlign w:val="superscript"/>
          </w:rPr>
          <w:t>3</w:t>
        </w:r>
        <w:r w:rsidR="00FF6925" w:rsidRPr="006947B3">
          <w:rPr>
            <w:rFonts w:ascii="Times New Roman" w:hAnsi="Times New Roman"/>
            <w:szCs w:val="24"/>
          </w:rPr>
          <w:t>) and wind speed at height z (</w:t>
        </w:r>
        <m:oMath>
          <m:acc>
            <m:accPr>
              <m:chr m:val="̅"/>
              <m:ctrlPr>
                <w:rPr>
                  <w:rFonts w:ascii="Cambria Math" w:hAnsi="Cambria Math"/>
                  <w:i/>
                  <w:szCs w:val="24"/>
                </w:rPr>
              </m:ctrlPr>
            </m:accPr>
            <m:e>
              <m:r>
                <w:rPr>
                  <w:rFonts w:ascii="Cambria Math" w:hAnsi="Cambria Math"/>
                  <w:szCs w:val="24"/>
                </w:rPr>
                <m:t>u</m:t>
              </m:r>
            </m:e>
          </m:acc>
        </m:oMath>
        <w:r w:rsidR="009E7773">
          <w:rPr>
            <w:rFonts w:ascii="Times New Roman" w:hAnsi="Times New Roman"/>
            <w:szCs w:val="24"/>
          </w:rPr>
          <w:t>(z), m/s) during each sampling period.</w:t>
        </w:r>
      </w:ins>
      <w:moveFromRangeStart w:id="454" w:author="Liu, Jun" w:date="2016-12-04T11:52:00Z" w:name="move468615650"/>
      <w:moveFrom w:id="455" w:author="Liu, Jun" w:date="2016-12-04T11:52:00Z">
        <w:del w:id="456" w:author="Wang, Junming" w:date="2016-12-04T20:13:00Z">
          <w:r w:rsidR="00196FEA" w:rsidRPr="006947B3" w:rsidDel="009E7773">
            <w:rPr>
              <w:rFonts w:ascii="Times New Roman" w:hAnsi="Times New Roman"/>
              <w:szCs w:val="24"/>
            </w:rPr>
            <w:delText>The seed data processing and analysis</w:delText>
          </w:r>
          <w:r w:rsidR="00BB0DEC" w:rsidRPr="006947B3" w:rsidDel="009E7773">
            <w:rPr>
              <w:rFonts w:ascii="Times New Roman" w:hAnsi="Times New Roman"/>
              <w:szCs w:val="24"/>
            </w:rPr>
            <w:delText xml:space="preserve"> were the same as described in</w:delText>
          </w:r>
          <w:r w:rsidR="00A2104F" w:rsidRPr="006947B3" w:rsidDel="009E7773">
            <w:rPr>
              <w:rFonts w:ascii="Times New Roman" w:hAnsi="Times New Roman"/>
              <w:szCs w:val="24"/>
            </w:rPr>
            <w:delText xml:space="preserve"> Huang et al. </w:delText>
          </w:r>
          <w:r w:rsidR="005B183C" w:rsidRPr="006947B3" w:rsidDel="009E7773">
            <w:rPr>
              <w:rFonts w:ascii="Times New Roman" w:hAnsi="Times New Roman"/>
              <w:szCs w:val="24"/>
            </w:rPr>
            <w:delText>(</w:delText>
          </w:r>
          <w:r w:rsidR="001A274A" w:rsidRPr="006947B3" w:rsidDel="009E7773">
            <w:rPr>
              <w:rFonts w:ascii="Times New Roman" w:hAnsi="Times New Roman"/>
              <w:szCs w:val="24"/>
            </w:rPr>
            <w:delText>2015</w:delText>
          </w:r>
          <w:r w:rsidR="005B183C" w:rsidRPr="006947B3" w:rsidDel="009E7773">
            <w:rPr>
              <w:rFonts w:ascii="Times New Roman" w:hAnsi="Times New Roman"/>
              <w:szCs w:val="24"/>
            </w:rPr>
            <w:delText>).</w:delText>
          </w:r>
          <w:r w:rsidR="00EE4F84" w:rsidRPr="006947B3" w:rsidDel="009E7773">
            <w:rPr>
              <w:rFonts w:ascii="Times New Roman" w:hAnsi="Times New Roman"/>
              <w:szCs w:val="24"/>
            </w:rPr>
            <w:delText xml:space="preserve"> </w:delText>
          </w:r>
        </w:del>
      </w:moveFrom>
      <w:moveFromRangeEnd w:id="454"/>
      <w:del w:id="457" w:author="Wang, Junming" w:date="2016-12-04T20:13:00Z">
        <w:r w:rsidR="00C147B9" w:rsidRPr="006947B3" w:rsidDel="009E7773">
          <w:rPr>
            <w:rFonts w:ascii="Times New Roman" w:hAnsi="Times New Roman"/>
            <w:szCs w:val="24"/>
          </w:rPr>
          <w:delText xml:space="preserve">The horizontal flux of </w:delText>
        </w:r>
        <w:r w:rsidR="009A1C43" w:rsidRPr="006947B3" w:rsidDel="009E7773">
          <w:rPr>
            <w:rFonts w:ascii="Times New Roman" w:hAnsi="Times New Roman"/>
            <w:szCs w:val="24"/>
          </w:rPr>
          <w:delText>seed</w:delText>
        </w:r>
        <w:r w:rsidR="00C147B9" w:rsidRPr="006947B3" w:rsidDel="009E7773">
          <w:rPr>
            <w:rFonts w:ascii="Times New Roman" w:hAnsi="Times New Roman"/>
            <w:szCs w:val="24"/>
          </w:rPr>
          <w:delText xml:space="preserve"> at height z (F(z), </w:delText>
        </w:r>
        <w:r w:rsidR="007914F7" w:rsidRPr="006947B3" w:rsidDel="009E7773">
          <w:rPr>
            <w:rFonts w:ascii="Times New Roman" w:hAnsi="Times New Roman"/>
            <w:szCs w:val="24"/>
          </w:rPr>
          <w:delText>seed</w:delText>
        </w:r>
        <w:r w:rsidR="00C147B9" w:rsidRPr="006947B3" w:rsidDel="009E7773">
          <w:rPr>
            <w:rFonts w:ascii="Times New Roman" w:hAnsi="Times New Roman"/>
            <w:szCs w:val="24"/>
          </w:rPr>
          <w:delText>s/m</w:delText>
        </w:r>
        <w:r w:rsidR="00C147B9" w:rsidRPr="006947B3" w:rsidDel="009E7773">
          <w:rPr>
            <w:rFonts w:ascii="Times New Roman" w:hAnsi="Times New Roman"/>
            <w:szCs w:val="24"/>
            <w:vertAlign w:val="superscript"/>
          </w:rPr>
          <w:delText>2</w:delText>
        </w:r>
        <w:r w:rsidR="00C147B9" w:rsidRPr="006947B3" w:rsidDel="009E7773">
          <w:rPr>
            <w:rFonts w:ascii="Times New Roman" w:hAnsi="Times New Roman"/>
            <w:szCs w:val="24"/>
          </w:rPr>
          <w:delText xml:space="preserve">/s) during each sampling </w:delText>
        </w:r>
      </w:del>
      <w:ins w:id="458" w:author="Liu, Jun" w:date="2016-12-04T11:56:00Z">
        <w:del w:id="459" w:author="Wang, Junming" w:date="2016-12-04T20:13:00Z">
          <w:r w:rsidR="00C05420" w:rsidDel="009E7773">
            <w:rPr>
              <w:rFonts w:ascii="Times New Roman" w:hAnsi="Times New Roman"/>
              <w:szCs w:val="24"/>
            </w:rPr>
            <w:delText>measuring</w:delText>
          </w:r>
          <w:r w:rsidR="00C05420" w:rsidRPr="006947B3" w:rsidDel="009E7773">
            <w:rPr>
              <w:rFonts w:ascii="Times New Roman" w:hAnsi="Times New Roman"/>
              <w:szCs w:val="24"/>
            </w:rPr>
            <w:delText xml:space="preserve"> </w:delText>
          </w:r>
        </w:del>
      </w:ins>
      <w:del w:id="460" w:author="Wang, Junming" w:date="2016-12-04T20:13:00Z">
        <w:r w:rsidR="00C147B9" w:rsidRPr="006947B3" w:rsidDel="009E7773">
          <w:rPr>
            <w:rFonts w:ascii="Times New Roman" w:hAnsi="Times New Roman"/>
            <w:szCs w:val="24"/>
          </w:rPr>
          <w:delText>period was</w:delText>
        </w:r>
      </w:del>
      <w:ins w:id="461" w:author="Liu, Jun" w:date="2016-12-04T11:56:00Z">
        <w:del w:id="462" w:author="Wang, Junming" w:date="2016-12-04T20:13:00Z">
          <w:r w:rsidR="00C05420" w:rsidDel="009E7773">
            <w:rPr>
              <w:rFonts w:ascii="Times New Roman" w:hAnsi="Times New Roman"/>
              <w:szCs w:val="24"/>
            </w:rPr>
            <w:delText xml:space="preserve"> the p</w:delText>
          </w:r>
        </w:del>
      </w:ins>
      <w:ins w:id="463" w:author="Liu, Jun" w:date="2016-12-04T11:57:00Z">
        <w:del w:id="464" w:author="Wang, Junming" w:date="2016-12-04T20:13:00Z">
          <w:r w:rsidR="00C05420" w:rsidDel="009E7773">
            <w:rPr>
              <w:rFonts w:ascii="Times New Roman" w:hAnsi="Times New Roman"/>
              <w:szCs w:val="24"/>
            </w:rPr>
            <w:delText xml:space="preserve">roduct of </w:delText>
          </w:r>
        </w:del>
      </w:ins>
      <w:del w:id="465" w:author="Wang, Junming" w:date="2016-12-04T20:13:00Z">
        <w:r w:rsidR="00C147B9" w:rsidRPr="006947B3" w:rsidDel="009E7773">
          <w:rPr>
            <w:rFonts w:ascii="Times New Roman" w:hAnsi="Times New Roman"/>
            <w:szCs w:val="24"/>
          </w:rPr>
          <w:delText xml:space="preserve"> calculated from </w:delText>
        </w:r>
        <w:r w:rsidR="002B69DD" w:rsidRPr="006947B3" w:rsidDel="009E7773">
          <w:rPr>
            <w:rFonts w:ascii="Times New Roman" w:hAnsi="Times New Roman"/>
            <w:szCs w:val="24"/>
          </w:rPr>
          <w:delText xml:space="preserve">seed </w:delText>
        </w:r>
        <w:r w:rsidR="00C147B9" w:rsidRPr="006947B3" w:rsidDel="009E7773">
          <w:rPr>
            <w:rFonts w:ascii="Times New Roman" w:hAnsi="Times New Roman"/>
            <w:szCs w:val="24"/>
          </w:rPr>
          <w:delText>concentration at height z, C(z) (</w:delText>
        </w:r>
        <w:r w:rsidR="007914F7" w:rsidRPr="006947B3" w:rsidDel="009E7773">
          <w:rPr>
            <w:rFonts w:ascii="Times New Roman" w:hAnsi="Times New Roman"/>
            <w:szCs w:val="24"/>
          </w:rPr>
          <w:delText>seed</w:delText>
        </w:r>
        <w:r w:rsidR="00C147B9" w:rsidRPr="006947B3" w:rsidDel="009E7773">
          <w:rPr>
            <w:rFonts w:ascii="Times New Roman" w:hAnsi="Times New Roman"/>
            <w:szCs w:val="24"/>
          </w:rPr>
          <w:delText>s/m</w:delText>
        </w:r>
        <w:r w:rsidR="00C147B9" w:rsidRPr="006947B3" w:rsidDel="009E7773">
          <w:rPr>
            <w:rFonts w:ascii="Times New Roman" w:hAnsi="Times New Roman"/>
            <w:szCs w:val="24"/>
            <w:vertAlign w:val="superscript"/>
          </w:rPr>
          <w:delText>3</w:delText>
        </w:r>
        <w:r w:rsidR="00C147B9" w:rsidRPr="006947B3" w:rsidDel="009E7773">
          <w:rPr>
            <w:rFonts w:ascii="Times New Roman" w:hAnsi="Times New Roman"/>
            <w:szCs w:val="24"/>
          </w:rPr>
          <w:delText>), and wind speed at height z (</w:delText>
        </w:r>
        <m:oMath>
          <m:acc>
            <m:accPr>
              <m:chr m:val="̅"/>
              <m:ctrlPr>
                <w:rPr>
                  <w:rFonts w:ascii="Cambria Math" w:hAnsi="Cambria Math"/>
                  <w:i/>
                  <w:szCs w:val="24"/>
                </w:rPr>
              </m:ctrlPr>
            </m:accPr>
            <m:e>
              <m:r>
                <w:rPr>
                  <w:rFonts w:ascii="Cambria Math" w:hAnsi="Cambria Math"/>
                  <w:szCs w:val="24"/>
                </w:rPr>
                <m:t>u</m:t>
              </m:r>
            </m:e>
          </m:acc>
        </m:oMath>
        <w:r w:rsidR="00C147B9" w:rsidRPr="006947B3" w:rsidDel="009E7773">
          <w:rPr>
            <w:rFonts w:ascii="Times New Roman" w:hAnsi="Times New Roman"/>
            <w:szCs w:val="24"/>
          </w:rPr>
          <w:delText>(z), m/s), as F(z)=C(z)</w:delText>
        </w:r>
        <m:oMath>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oMath>
        <w:r w:rsidR="00C147B9" w:rsidRPr="006947B3" w:rsidDel="009E7773">
          <w:rPr>
            <w:rFonts w:ascii="Times New Roman" w:hAnsi="Times New Roman"/>
            <w:szCs w:val="24"/>
          </w:rPr>
          <w:delText>(z)</w:delText>
        </w:r>
      </w:del>
      <w:ins w:id="466" w:author="Liu, Jun" w:date="2016-12-04T11:56:00Z">
        <w:del w:id="467" w:author="Wang, Junming" w:date="2016-12-04T20:13:00Z">
          <w:r w:rsidR="00C05420" w:rsidDel="009E7773">
            <w:rPr>
              <w:rFonts w:ascii="Times New Roman" w:hAnsi="Times New Roman"/>
              <w:szCs w:val="24"/>
            </w:rPr>
            <w:delText>.</w:delText>
          </w:r>
        </w:del>
      </w:ins>
      <w:r w:rsidR="00C147B9" w:rsidRPr="006947B3">
        <w:rPr>
          <w:rFonts w:ascii="Times New Roman" w:hAnsi="Times New Roman"/>
          <w:szCs w:val="24"/>
        </w:rPr>
        <w:t xml:space="preserve"> </w:t>
      </w:r>
      <w:ins w:id="468" w:author="Wang, Junming" w:date="2016-12-04T17:55:00Z">
        <w:r w:rsidR="00D010AC">
          <w:rPr>
            <w:rFonts w:ascii="Times New Roman" w:hAnsi="Times New Roman"/>
            <w:szCs w:val="24"/>
          </w:rPr>
          <w:t xml:space="preserve">According to the atmospheric similarity theory, </w:t>
        </w:r>
      </w:ins>
      <w:ins w:id="469" w:author="Wang, Junming" w:date="2016-12-04T17:56:00Z">
        <w:r w:rsidR="00D010AC" w:rsidRPr="006947B3">
          <w:rPr>
            <w:rFonts w:ascii="Times New Roman" w:hAnsi="Times New Roman"/>
            <w:szCs w:val="24"/>
          </w:rPr>
          <w:t>Campbell and Norman (1998) and Stull (2001)</w:t>
        </w:r>
        <w:r w:rsidR="00D010AC">
          <w:rPr>
            <w:rFonts w:ascii="Times New Roman" w:hAnsi="Times New Roman"/>
            <w:szCs w:val="24"/>
          </w:rPr>
          <w:t xml:space="preserve"> gave the formulations to calculate the wind sp</w:t>
        </w:r>
      </w:ins>
      <w:ins w:id="470" w:author="Wang, Junming" w:date="2016-12-04T17:57:00Z">
        <w:r w:rsidR="00D010AC">
          <w:rPr>
            <w:rFonts w:ascii="Times New Roman" w:hAnsi="Times New Roman"/>
            <w:szCs w:val="24"/>
          </w:rPr>
          <w:t>eeds at different heights</w:t>
        </w:r>
      </w:ins>
      <w:ins w:id="471" w:author="Wang, Junming" w:date="2016-12-04T18:04:00Z">
        <w:r w:rsidR="000604F0">
          <w:rPr>
            <w:rFonts w:ascii="Times New Roman" w:hAnsi="Times New Roman"/>
            <w:szCs w:val="24"/>
          </w:rPr>
          <w:t xml:space="preserve"> by inputting </w:t>
        </w:r>
        <w:r w:rsidR="000604F0" w:rsidRPr="006947B3">
          <w:rPr>
            <w:rFonts w:ascii="Times New Roman" w:hAnsi="Times New Roman"/>
            <w:szCs w:val="24"/>
          </w:rPr>
          <w:t>u</w:t>
        </w:r>
        <w:r w:rsidR="000604F0" w:rsidRPr="006947B3">
          <w:rPr>
            <w:rFonts w:ascii="Times New Roman" w:hAnsi="Times New Roman"/>
            <w:szCs w:val="24"/>
          </w:rPr>
          <w:sym w:font="Symbol" w:char="F02A"/>
        </w:r>
        <w:r w:rsidR="000604F0" w:rsidRPr="006947B3">
          <w:rPr>
            <w:rFonts w:ascii="Times New Roman" w:hAnsi="Times New Roman"/>
            <w:szCs w:val="24"/>
          </w:rPr>
          <w:t xml:space="preserve">, </w:t>
        </w:r>
        <w:r w:rsidR="000604F0" w:rsidRPr="006947B3">
          <w:rPr>
            <w:rFonts w:ascii="Times New Roman" w:hAnsi="Times New Roman"/>
            <w:i/>
            <w:szCs w:val="24"/>
          </w:rPr>
          <w:t>ξ</w:t>
        </w:r>
        <w:r w:rsidR="000604F0" w:rsidRPr="006947B3">
          <w:rPr>
            <w:rFonts w:ascii="Times New Roman" w:hAnsi="Times New Roman"/>
            <w:szCs w:val="24"/>
          </w:rPr>
          <w:t>(z), and height (z)</w:t>
        </w:r>
        <w:r w:rsidR="000604F0">
          <w:rPr>
            <w:rFonts w:ascii="Times New Roman" w:hAnsi="Times New Roman"/>
            <w:szCs w:val="24"/>
          </w:rPr>
          <w:t>.</w:t>
        </w:r>
      </w:ins>
      <w:ins w:id="472" w:author="Wang, Junming" w:date="2016-12-04T18:09:00Z">
        <w:r w:rsidR="000604F0">
          <w:rPr>
            <w:rFonts w:ascii="Times New Roman" w:hAnsi="Times New Roman"/>
            <w:szCs w:val="24"/>
          </w:rPr>
          <w:t xml:space="preserve"> </w:t>
        </w:r>
      </w:ins>
      <w:del w:id="473" w:author="Wang, Junming" w:date="2016-12-04T18:09:00Z">
        <w:r w:rsidR="00C147B9" w:rsidRPr="006947B3" w:rsidDel="000604F0">
          <w:rPr>
            <w:rFonts w:ascii="Times New Roman" w:hAnsi="Times New Roman"/>
            <w:szCs w:val="24"/>
          </w:rPr>
          <w:delText>Wind speeds at different heights were calculated from the formulations in Campbell and Norman (1998)</w:delText>
        </w:r>
        <w:r w:rsidR="006243B1" w:rsidRPr="006947B3" w:rsidDel="000604F0">
          <w:rPr>
            <w:rFonts w:ascii="Times New Roman" w:hAnsi="Times New Roman"/>
            <w:szCs w:val="24"/>
          </w:rPr>
          <w:delText xml:space="preserve"> and Stull (2001)</w:delText>
        </w:r>
        <w:r w:rsidR="005C34D2" w:rsidRPr="006947B3" w:rsidDel="000604F0">
          <w:rPr>
            <w:rFonts w:ascii="Times New Roman" w:hAnsi="Times New Roman"/>
            <w:szCs w:val="24"/>
          </w:rPr>
          <w:delText>,</w:delText>
        </w:r>
        <w:r w:rsidR="00C147B9" w:rsidRPr="006947B3" w:rsidDel="000604F0">
          <w:rPr>
            <w:rFonts w:ascii="Times New Roman" w:hAnsi="Times New Roman"/>
            <w:szCs w:val="24"/>
          </w:rPr>
          <w:delText xml:space="preserve"> which are based on the atmospheric similarity theory (inputs were u</w:delText>
        </w:r>
        <w:r w:rsidR="00C147B9" w:rsidRPr="006947B3" w:rsidDel="000604F0">
          <w:rPr>
            <w:rFonts w:ascii="Times New Roman" w:hAnsi="Times New Roman"/>
            <w:szCs w:val="24"/>
          </w:rPr>
          <w:sym w:font="Symbol" w:char="F02A"/>
        </w:r>
        <w:r w:rsidR="00C147B9" w:rsidRPr="006947B3" w:rsidDel="000604F0">
          <w:rPr>
            <w:rFonts w:ascii="Times New Roman" w:hAnsi="Times New Roman"/>
            <w:szCs w:val="24"/>
          </w:rPr>
          <w:delText xml:space="preserve">, </w:delText>
        </w:r>
        <w:r w:rsidR="00C147B9" w:rsidRPr="006947B3" w:rsidDel="000604F0">
          <w:rPr>
            <w:rFonts w:ascii="Times New Roman" w:hAnsi="Times New Roman"/>
            <w:i/>
            <w:szCs w:val="24"/>
          </w:rPr>
          <w:delText>ξ</w:delText>
        </w:r>
        <w:r w:rsidR="00C147B9" w:rsidRPr="006947B3" w:rsidDel="000604F0">
          <w:rPr>
            <w:rFonts w:ascii="Times New Roman" w:hAnsi="Times New Roman"/>
            <w:szCs w:val="24"/>
          </w:rPr>
          <w:delText xml:space="preserve">(z), and height </w:delText>
        </w:r>
        <w:r w:rsidR="00253E12" w:rsidRPr="006947B3" w:rsidDel="000604F0">
          <w:rPr>
            <w:rFonts w:ascii="Times New Roman" w:hAnsi="Times New Roman"/>
            <w:szCs w:val="24"/>
          </w:rPr>
          <w:delText>(</w:delText>
        </w:r>
        <w:r w:rsidR="00C147B9" w:rsidRPr="006947B3" w:rsidDel="000604F0">
          <w:rPr>
            <w:rFonts w:ascii="Times New Roman" w:hAnsi="Times New Roman"/>
            <w:szCs w:val="24"/>
          </w:rPr>
          <w:delText xml:space="preserve">z). </w:delText>
        </w:r>
      </w:del>
      <w:del w:id="474" w:author="Wang, Junming" w:date="2016-12-04T20:20:00Z">
        <w:r w:rsidR="00C147B9" w:rsidRPr="006947B3" w:rsidDel="009E7773">
          <w:rPr>
            <w:rFonts w:ascii="Times New Roman" w:hAnsi="Times New Roman"/>
            <w:szCs w:val="24"/>
          </w:rPr>
          <w:delText>The integrated horizontal flux (IHF) was estimated by integrating F(z) using the  trapezoidal met</w:delText>
        </w:r>
        <w:r w:rsidR="001B0EA9" w:rsidDel="009E7773">
          <w:rPr>
            <w:rFonts w:ascii="Times New Roman" w:hAnsi="Times New Roman"/>
            <w:szCs w:val="24"/>
          </w:rPr>
          <w:delText>h</w:delText>
        </w:r>
        <w:r w:rsidR="00C147B9" w:rsidRPr="006947B3" w:rsidDel="009E7773">
          <w:rPr>
            <w:rFonts w:ascii="Times New Roman" w:hAnsi="Times New Roman"/>
            <w:szCs w:val="24"/>
          </w:rPr>
          <w:delText xml:space="preserve">od. </w:delText>
        </w:r>
      </w:del>
    </w:p>
    <w:p w14:paraId="2EA04199" w14:textId="4376D367" w:rsidR="0076523B" w:rsidRPr="006947B3" w:rsidDel="002E338B" w:rsidRDefault="009E7773">
      <w:pPr>
        <w:autoSpaceDE w:val="0"/>
        <w:autoSpaceDN w:val="0"/>
        <w:adjustRightInd w:val="0"/>
        <w:spacing w:after="0" w:line="480" w:lineRule="auto"/>
        <w:ind w:firstLine="720"/>
        <w:rPr>
          <w:del w:id="475" w:author="Wang, Junming" w:date="2016-12-04T18:42:00Z"/>
          <w:rFonts w:ascii="Times New Roman" w:hAnsi="Times New Roman"/>
          <w:szCs w:val="24"/>
        </w:rPr>
      </w:pPr>
      <w:ins w:id="476" w:author="Wang, Junming" w:date="2016-12-04T20:20:00Z">
        <w:r>
          <w:rPr>
            <w:rFonts w:ascii="Times New Roman" w:hAnsi="Times New Roman"/>
            <w:szCs w:val="24"/>
          </w:rPr>
          <w:tab/>
        </w:r>
      </w:ins>
      <w:del w:id="477" w:author="Wang, Junming" w:date="2016-12-04T18:41:00Z">
        <w:r w:rsidR="00C147B9" w:rsidRPr="006947B3" w:rsidDel="002E338B">
          <w:rPr>
            <w:rFonts w:ascii="Times New Roman" w:hAnsi="Times New Roman"/>
            <w:szCs w:val="24"/>
          </w:rPr>
          <w:delText xml:space="preserve">The </w:delText>
        </w:r>
        <w:r w:rsidR="004D21D5" w:rsidRPr="006947B3" w:rsidDel="002E338B">
          <w:rPr>
            <w:rFonts w:ascii="Times New Roman" w:hAnsi="Times New Roman"/>
            <w:szCs w:val="24"/>
          </w:rPr>
          <w:delText>seed</w:delText>
        </w:r>
        <w:r w:rsidR="00C147B9" w:rsidRPr="006947B3" w:rsidDel="002E338B">
          <w:rPr>
            <w:rFonts w:ascii="Times New Roman" w:hAnsi="Times New Roman"/>
            <w:szCs w:val="24"/>
          </w:rPr>
          <w:delText xml:space="preserve"> source strength is a measure of the amount of </w:delText>
        </w:r>
        <w:r w:rsidR="00E15333" w:rsidRPr="006947B3" w:rsidDel="002E338B">
          <w:rPr>
            <w:rFonts w:ascii="Times New Roman" w:hAnsi="Times New Roman"/>
            <w:szCs w:val="24"/>
          </w:rPr>
          <w:delText>seed</w:delText>
        </w:r>
        <w:r w:rsidR="006C277B" w:rsidRPr="006947B3" w:rsidDel="002E338B">
          <w:rPr>
            <w:rFonts w:ascii="Times New Roman" w:hAnsi="Times New Roman"/>
            <w:szCs w:val="24"/>
          </w:rPr>
          <w:delText>s</w:delText>
        </w:r>
        <w:r w:rsidR="00C147B9" w:rsidRPr="006947B3" w:rsidDel="002E338B">
          <w:rPr>
            <w:rFonts w:ascii="Times New Roman" w:hAnsi="Times New Roman"/>
            <w:szCs w:val="24"/>
          </w:rPr>
          <w:delText xml:space="preserve"> produced per unit area or plant per unit time. </w:delText>
        </w:r>
      </w:del>
      <w:del w:id="478" w:author="Wang, Junming" w:date="2016-12-04T18:42:00Z">
        <w:r w:rsidR="00B44047" w:rsidRPr="006947B3" w:rsidDel="002E338B">
          <w:rPr>
            <w:rFonts w:ascii="Times New Roman" w:hAnsi="Times New Roman"/>
            <w:szCs w:val="24"/>
          </w:rPr>
          <w:delText>S</w:delText>
        </w:r>
        <w:r w:rsidR="00C147B9" w:rsidRPr="006947B3" w:rsidDel="002E338B">
          <w:rPr>
            <w:rFonts w:ascii="Times New Roman" w:hAnsi="Times New Roman"/>
            <w:szCs w:val="24"/>
          </w:rPr>
          <w:delText>ource strength Q</w:delText>
        </w:r>
        <w:r w:rsidR="00C147B9" w:rsidRPr="006947B3" w:rsidDel="002E338B">
          <w:rPr>
            <w:rFonts w:ascii="Times New Roman" w:hAnsi="Times New Roman"/>
            <w:szCs w:val="24"/>
            <w:vertAlign w:val="subscript"/>
          </w:rPr>
          <w:delText>0</w:delText>
        </w:r>
        <w:r w:rsidR="00C147B9" w:rsidRPr="006947B3" w:rsidDel="002E338B">
          <w:rPr>
            <w:rFonts w:ascii="Times New Roman" w:hAnsi="Times New Roman"/>
            <w:szCs w:val="24"/>
          </w:rPr>
          <w:delText xml:space="preserve"> (</w:delText>
        </w:r>
        <w:r w:rsidR="007914F7" w:rsidRPr="006947B3" w:rsidDel="002E338B">
          <w:rPr>
            <w:rFonts w:ascii="Times New Roman" w:hAnsi="Times New Roman"/>
            <w:szCs w:val="24"/>
          </w:rPr>
          <w:delText>seed</w:delText>
        </w:r>
        <w:r w:rsidR="00C147B9" w:rsidRPr="006947B3" w:rsidDel="002E338B">
          <w:rPr>
            <w:rFonts w:ascii="Times New Roman" w:hAnsi="Times New Roman"/>
            <w:szCs w:val="24"/>
          </w:rPr>
          <w:delText xml:space="preserve">s/plant/s) </w:delText>
        </w:r>
        <w:r w:rsidR="001A274A" w:rsidRPr="006947B3" w:rsidDel="002E338B">
          <w:rPr>
            <w:rFonts w:ascii="Times New Roman" w:hAnsi="Times New Roman"/>
            <w:szCs w:val="24"/>
          </w:rPr>
          <w:delText xml:space="preserve">was </w:delText>
        </w:r>
        <w:r w:rsidR="00C147B9" w:rsidRPr="006947B3" w:rsidDel="002E338B">
          <w:rPr>
            <w:rFonts w:ascii="Times New Roman" w:hAnsi="Times New Roman"/>
            <w:szCs w:val="24"/>
          </w:rPr>
          <w:delText>calculated</w:delText>
        </w:r>
        <w:r w:rsidR="00B44047" w:rsidRPr="006947B3" w:rsidDel="002E338B">
          <w:rPr>
            <w:rFonts w:ascii="Times New Roman" w:hAnsi="Times New Roman"/>
            <w:szCs w:val="24"/>
          </w:rPr>
          <w:delText xml:space="preserve"> as </w:delText>
        </w:r>
        <w:r w:rsidR="00B05DCC" w:rsidRPr="006947B3" w:rsidDel="002E338B">
          <w:rPr>
            <w:rFonts w:ascii="Times New Roman" w:hAnsi="Times New Roman"/>
            <w:szCs w:val="24"/>
          </w:rPr>
          <w:delText xml:space="preserve">the summation of </w:delText>
        </w:r>
        <w:r w:rsidR="00C5104C" w:rsidRPr="006947B3" w:rsidDel="002E338B">
          <w:rPr>
            <w:rFonts w:ascii="Times New Roman" w:hAnsi="Times New Roman"/>
            <w:szCs w:val="24"/>
          </w:rPr>
          <w:delText>IHF</w:delText>
        </w:r>
        <w:r w:rsidR="00B05DCC" w:rsidRPr="006947B3" w:rsidDel="002E338B">
          <w:rPr>
            <w:rFonts w:ascii="Times New Roman" w:hAnsi="Times New Roman"/>
            <w:szCs w:val="24"/>
          </w:rPr>
          <w:delText xml:space="preserve"> </w:delText>
        </w:r>
        <w:r w:rsidR="00B44047" w:rsidRPr="006947B3" w:rsidDel="002E338B">
          <w:rPr>
            <w:rFonts w:ascii="Times New Roman" w:hAnsi="Times New Roman"/>
            <w:szCs w:val="24"/>
          </w:rPr>
          <w:delText>and deposition</w:delText>
        </w:r>
        <w:r w:rsidR="005C34D2" w:rsidRPr="006947B3" w:rsidDel="002E338B">
          <w:rPr>
            <w:rFonts w:ascii="Times New Roman" w:hAnsi="Times New Roman"/>
            <w:szCs w:val="24"/>
          </w:rPr>
          <w:delText>,</w:delText>
        </w:r>
        <w:r w:rsidR="00B05DCC" w:rsidRPr="006947B3" w:rsidDel="002E338B">
          <w:rPr>
            <w:rFonts w:ascii="Times New Roman" w:hAnsi="Times New Roman"/>
            <w:szCs w:val="24"/>
          </w:rPr>
          <w:delText xml:space="preserve"> </w:delText>
        </w:r>
        <w:r w:rsidR="00CF0C62" w:rsidRPr="006947B3" w:rsidDel="002E338B">
          <w:rPr>
            <w:rFonts w:ascii="Times New Roman" w:hAnsi="Times New Roman"/>
            <w:szCs w:val="24"/>
          </w:rPr>
          <w:delText xml:space="preserve">and </w:delText>
        </w:r>
        <w:r w:rsidR="00B05DCC" w:rsidRPr="006947B3" w:rsidDel="002E338B">
          <w:rPr>
            <w:rFonts w:ascii="Times New Roman" w:hAnsi="Times New Roman"/>
            <w:szCs w:val="24"/>
          </w:rPr>
          <w:delText xml:space="preserve">then divided by the contribution field </w:delText>
        </w:r>
        <w:r w:rsidR="001A274A" w:rsidRPr="006947B3" w:rsidDel="002E338B">
          <w:rPr>
            <w:rFonts w:ascii="Times New Roman" w:hAnsi="Times New Roman"/>
            <w:szCs w:val="24"/>
          </w:rPr>
          <w:delText xml:space="preserve">distance: </w:delText>
        </w:r>
      </w:del>
    </w:p>
    <w:p w14:paraId="550168EA" w14:textId="251CC850" w:rsidR="0076523B" w:rsidRPr="006947B3" w:rsidDel="002E338B" w:rsidRDefault="006505BF">
      <w:pPr>
        <w:autoSpaceDE w:val="0"/>
        <w:autoSpaceDN w:val="0"/>
        <w:adjustRightInd w:val="0"/>
        <w:spacing w:after="0" w:line="480" w:lineRule="auto"/>
        <w:jc w:val="center"/>
        <w:rPr>
          <w:del w:id="479" w:author="Wang, Junming" w:date="2016-12-04T18:42:00Z"/>
          <w:rFonts w:ascii="Times New Roman" w:hAnsi="Times New Roman"/>
          <w:szCs w:val="24"/>
        </w:rPr>
        <w:pPrChange w:id="480" w:author="Wang, Junming" w:date="2016-12-04T20:20:00Z">
          <w:pPr>
            <w:autoSpaceDE w:val="0"/>
            <w:autoSpaceDN w:val="0"/>
            <w:adjustRightInd w:val="0"/>
            <w:spacing w:after="0"/>
            <w:jc w:val="center"/>
          </w:pPr>
        </w:pPrChange>
      </w:pPr>
      <m:oMath>
        <m:sSub>
          <m:sSubPr>
            <m:ctrlPr>
              <w:del w:id="481" w:author="Wang, Junming" w:date="2016-12-04T18:42:00Z">
                <w:rPr>
                  <w:rFonts w:ascii="Cambria Math" w:hAnsi="Cambria Math"/>
                  <w:i/>
                  <w:szCs w:val="24"/>
                </w:rPr>
              </w:del>
            </m:ctrlPr>
          </m:sSubPr>
          <m:e>
            <m:r>
              <w:del w:id="482" w:author="Wang, Junming" w:date="2016-12-04T18:42:00Z">
                <w:rPr>
                  <w:rFonts w:ascii="Cambria Math" w:hAnsi="Cambria Math"/>
                  <w:szCs w:val="24"/>
                </w:rPr>
                <m:t xml:space="preserve"> Q</m:t>
              </w:del>
            </m:r>
          </m:e>
          <m:sub>
            <m:r>
              <w:del w:id="483" w:author="Wang, Junming" w:date="2016-12-04T18:42:00Z">
                <w:rPr>
                  <w:rFonts w:ascii="Cambria Math" w:hAnsi="Cambria Math"/>
                  <w:szCs w:val="24"/>
                </w:rPr>
                <m:t xml:space="preserve">0   </m:t>
              </w:del>
            </m:r>
          </m:sub>
        </m:sSub>
        <m:r>
          <w:del w:id="484" w:author="Wang, Junming" w:date="2016-12-04T18:42:00Z">
            <w:rPr>
              <w:rFonts w:ascii="Cambria Math" w:hAnsi="Cambria Math"/>
              <w:szCs w:val="24"/>
            </w:rPr>
            <m:t xml:space="preserve">=(  </m:t>
          </w:del>
        </m:r>
        <m:f>
          <m:fPr>
            <m:ctrlPr>
              <w:del w:id="485" w:author="Wang, Junming" w:date="2016-12-04T18:42:00Z">
                <w:rPr>
                  <w:rFonts w:ascii="Cambria Math" w:hAnsi="Cambria Math"/>
                  <w:i/>
                  <w:szCs w:val="24"/>
                </w:rPr>
              </w:del>
            </m:ctrlPr>
          </m:fPr>
          <m:num>
            <m:nary>
              <m:naryPr>
                <m:limLoc m:val="subSup"/>
                <m:ctrlPr>
                  <w:del w:id="486" w:author="Wang, Junming" w:date="2016-12-04T18:42:00Z">
                    <w:rPr>
                      <w:rFonts w:ascii="Cambria Math" w:hAnsi="Cambria Math"/>
                      <w:i/>
                      <w:szCs w:val="24"/>
                    </w:rPr>
                  </w:del>
                </m:ctrlPr>
              </m:naryPr>
              <m:sub>
                <m:r>
                  <w:del w:id="487" w:author="Wang, Junming" w:date="2016-12-04T18:42:00Z">
                    <w:rPr>
                      <w:rFonts w:ascii="Cambria Math" w:hAnsi="Cambria Math"/>
                      <w:szCs w:val="24"/>
                    </w:rPr>
                    <m:t>0</m:t>
                  </w:del>
                </m:r>
              </m:sub>
              <m:sup>
                <m:r>
                  <w:del w:id="488" w:author="Wang, Junming" w:date="2016-12-04T18:42:00Z">
                    <w:rPr>
                      <w:rFonts w:ascii="Cambria Math" w:hAnsi="Cambria Math"/>
                      <w:szCs w:val="24"/>
                    </w:rPr>
                    <m:t>R</m:t>
                  </w:del>
                </m:r>
              </m:sup>
              <m:e>
                <m:r>
                  <w:del w:id="489" w:author="Wang, Junming" w:date="2016-12-04T18:42:00Z">
                    <w:rPr>
                      <w:rFonts w:ascii="Cambria Math" w:hAnsi="Cambria Math"/>
                      <w:szCs w:val="24"/>
                    </w:rPr>
                    <m:t>D dx</m:t>
                  </w:del>
                </m:r>
              </m:e>
            </m:nary>
          </m:num>
          <m:den>
            <m:r>
              <w:del w:id="490" w:author="Wang, Junming" w:date="2016-12-04T18:42:00Z">
                <w:rPr>
                  <w:rFonts w:ascii="Cambria Math" w:hAnsi="Cambria Math"/>
                  <w:szCs w:val="24"/>
                </w:rPr>
                <m:t>R</m:t>
              </w:del>
            </m:r>
          </m:den>
        </m:f>
        <m:r>
          <w:del w:id="491" w:author="Wang, Junming" w:date="2016-12-04T18:42:00Z">
            <w:rPr>
              <w:rFonts w:ascii="Cambria Math" w:hAnsi="Cambria Math"/>
              <w:szCs w:val="24"/>
            </w:rPr>
            <m:t>+</m:t>
          </w:del>
        </m:r>
        <m:f>
          <m:fPr>
            <m:ctrlPr>
              <w:del w:id="492" w:author="Wang, Junming" w:date="2016-12-04T18:42:00Z">
                <w:rPr>
                  <w:rFonts w:ascii="Cambria Math" w:hAnsi="Cambria Math"/>
                  <w:i/>
                  <w:szCs w:val="24"/>
                </w:rPr>
              </w:del>
            </m:ctrlPr>
          </m:fPr>
          <m:num>
            <m:nary>
              <m:naryPr>
                <m:limLoc m:val="subSup"/>
                <m:ctrlPr>
                  <w:del w:id="493" w:author="Wang, Junming" w:date="2016-12-04T18:42:00Z">
                    <w:rPr>
                      <w:rFonts w:ascii="Cambria Math" w:hAnsi="Cambria Math"/>
                      <w:i/>
                      <w:szCs w:val="24"/>
                    </w:rPr>
                  </w:del>
                </m:ctrlPr>
              </m:naryPr>
              <m:sub>
                <m:r>
                  <w:del w:id="494" w:author="Wang, Junming" w:date="2016-12-04T18:42:00Z">
                    <w:rPr>
                      <w:rFonts w:ascii="Cambria Math" w:hAnsi="Cambria Math"/>
                      <w:szCs w:val="24"/>
                    </w:rPr>
                    <m:t>0</m:t>
                  </w:del>
                </m:r>
              </m:sub>
              <m:sup>
                <m:r>
                  <w:del w:id="495" w:author="Wang, Junming" w:date="2016-12-04T18:42:00Z">
                    <w:rPr>
                      <w:rFonts w:ascii="Cambria Math" w:hAnsi="Cambria Math"/>
                      <w:szCs w:val="24"/>
                    </w:rPr>
                    <m:t>∞</m:t>
                  </w:del>
                </m:r>
              </m:sup>
              <m:e>
                <m:r>
                  <w:del w:id="496" w:author="Wang, Junming" w:date="2016-12-04T18:42:00Z">
                    <w:rPr>
                      <w:rFonts w:ascii="Cambria Math" w:hAnsi="Cambria Math"/>
                      <w:szCs w:val="24"/>
                    </w:rPr>
                    <m:t>C</m:t>
                  </w:del>
                </m:r>
                <m:d>
                  <m:dPr>
                    <m:ctrlPr>
                      <w:del w:id="497" w:author="Wang, Junming" w:date="2016-12-04T18:42:00Z">
                        <w:rPr>
                          <w:rFonts w:ascii="Cambria Math" w:hAnsi="Cambria Math"/>
                          <w:i/>
                          <w:szCs w:val="24"/>
                        </w:rPr>
                      </w:del>
                    </m:ctrlPr>
                  </m:dPr>
                  <m:e>
                    <m:r>
                      <w:del w:id="498" w:author="Wang, Junming" w:date="2016-12-04T18:42:00Z">
                        <w:rPr>
                          <w:rFonts w:ascii="Cambria Math" w:hAnsi="Cambria Math"/>
                          <w:szCs w:val="24"/>
                        </w:rPr>
                        <m:t>z</m:t>
                      </w:del>
                    </m:r>
                  </m:e>
                </m:d>
                <m:r>
                  <w:del w:id="499" w:author="Wang, Junming" w:date="2016-12-04T18:42:00Z">
                    <w:rPr>
                      <w:rFonts w:ascii="Cambria Math" w:hAnsi="Cambria Math"/>
                      <w:i/>
                      <w:position w:val="-6"/>
                      <w:szCs w:val="24"/>
                    </w:rPr>
                    <w:object w:dxaOrig="193" w:dyaOrig="344" w14:anchorId="6BF65776">
                      <v:shape id="_x0000_i1031" type="#_x0000_t75" style="width:9.7pt;height:17.25pt" o:ole="">
                        <v:imagedata r:id="rId13" o:title=""/>
                      </v:shape>
                      <o:OLEObject Type="Embed" ProgID="Equation.3" ShapeID="_x0000_i1031" DrawAspect="Content" ObjectID="_1542552310" r:id="rId15"/>
                    </w:object>
                  </w:del>
                </m:r>
                <m:d>
                  <m:dPr>
                    <m:ctrlPr>
                      <w:del w:id="500" w:author="Wang, Junming" w:date="2016-12-04T18:42:00Z">
                        <w:rPr>
                          <w:rFonts w:ascii="Cambria Math" w:hAnsi="Cambria Math"/>
                          <w:i/>
                          <w:szCs w:val="24"/>
                        </w:rPr>
                      </w:del>
                    </m:ctrlPr>
                  </m:dPr>
                  <m:e>
                    <m:r>
                      <w:del w:id="501" w:author="Wang, Junming" w:date="2016-12-04T18:42:00Z">
                        <w:rPr>
                          <w:rFonts w:ascii="Cambria Math" w:hAnsi="Cambria Math"/>
                          <w:szCs w:val="24"/>
                        </w:rPr>
                        <m:t>z</m:t>
                      </w:del>
                    </m:r>
                  </m:e>
                </m:d>
                <m:r>
                  <w:del w:id="502" w:author="Wang, Junming" w:date="2016-12-04T18:42:00Z">
                    <w:rPr>
                      <w:rFonts w:ascii="Cambria Math" w:hAnsi="Cambria Math"/>
                      <w:szCs w:val="24"/>
                    </w:rPr>
                    <m:t>dz</m:t>
                  </w:del>
                </m:r>
              </m:e>
            </m:nary>
          </m:num>
          <m:den>
            <m:r>
              <w:del w:id="503" w:author="Wang, Junming" w:date="2016-12-04T18:42:00Z">
                <w:rPr>
                  <w:rFonts w:ascii="Cambria Math" w:hAnsi="Cambria Math"/>
                  <w:szCs w:val="24"/>
                </w:rPr>
                <m:t>R</m:t>
              </w:del>
            </m:r>
          </m:den>
        </m:f>
        <m:r>
          <w:del w:id="504" w:author="Wang, Junming" w:date="2016-12-04T18:42:00Z">
            <w:rPr>
              <w:rFonts w:ascii="Cambria Math" w:hAnsi="Cambria Math"/>
              <w:szCs w:val="24"/>
            </w:rPr>
            <m:t>)/</m:t>
          </w:del>
        </m:r>
        <m:sSub>
          <m:sSubPr>
            <m:ctrlPr>
              <w:del w:id="505" w:author="Wang, Junming" w:date="2016-12-04T18:42:00Z">
                <w:rPr>
                  <w:rFonts w:ascii="Cambria Math" w:hAnsi="Cambria Math"/>
                  <w:i/>
                  <w:szCs w:val="24"/>
                </w:rPr>
              </w:del>
            </m:ctrlPr>
          </m:sSubPr>
          <m:e>
            <m:r>
              <w:del w:id="506" w:author="Wang, Junming" w:date="2016-12-04T18:42:00Z">
                <w:rPr>
                  <w:rFonts w:ascii="Cambria Math" w:hAnsi="Cambria Math"/>
                  <w:szCs w:val="24"/>
                </w:rPr>
                <m:t>density</m:t>
              </w:del>
            </m:r>
          </m:e>
          <m:sub>
            <m:r>
              <w:del w:id="507" w:author="Wang, Junming" w:date="2016-12-04T18:42:00Z">
                <w:rPr>
                  <w:rFonts w:ascii="Cambria Math" w:hAnsi="Cambria Math"/>
                  <w:szCs w:val="24"/>
                </w:rPr>
                <m:t>c</m:t>
              </w:del>
            </m:r>
          </m:sub>
        </m:sSub>
      </m:oMath>
      <w:del w:id="508" w:author="Wang, Junming" w:date="2016-12-04T18:42:00Z">
        <w:r w:rsidR="0076523B" w:rsidRPr="006947B3" w:rsidDel="002E338B">
          <w:rPr>
            <w:rFonts w:ascii="Times New Roman" w:hAnsi="Times New Roman"/>
            <w:szCs w:val="24"/>
          </w:rPr>
          <w:delText xml:space="preserve">                    </w:delText>
        </w:r>
        <w:r w:rsidR="00137034" w:rsidRPr="006947B3" w:rsidDel="002E338B">
          <w:rPr>
            <w:rFonts w:ascii="Times New Roman" w:hAnsi="Times New Roman"/>
            <w:szCs w:val="24"/>
          </w:rPr>
          <w:delText>(</w:delText>
        </w:r>
        <w:r w:rsidR="00106D71" w:rsidRPr="006947B3" w:rsidDel="002E338B">
          <w:rPr>
            <w:rFonts w:ascii="Times New Roman" w:hAnsi="Times New Roman"/>
            <w:szCs w:val="24"/>
          </w:rPr>
          <w:delText>3</w:delText>
        </w:r>
        <w:r w:rsidR="0076523B" w:rsidRPr="006947B3" w:rsidDel="002E338B">
          <w:rPr>
            <w:rFonts w:ascii="Times New Roman" w:hAnsi="Times New Roman"/>
            <w:szCs w:val="24"/>
          </w:rPr>
          <w:delText>)</w:delText>
        </w:r>
      </w:del>
    </w:p>
    <w:p w14:paraId="3222CD26" w14:textId="2AE6B882" w:rsidR="0076523B" w:rsidRPr="006947B3" w:rsidDel="002E338B" w:rsidRDefault="001A274A">
      <w:pPr>
        <w:autoSpaceDE w:val="0"/>
        <w:autoSpaceDN w:val="0"/>
        <w:adjustRightInd w:val="0"/>
        <w:spacing w:after="0" w:line="480" w:lineRule="auto"/>
        <w:ind w:left="3600"/>
        <w:rPr>
          <w:del w:id="509" w:author="Wang, Junming" w:date="2016-12-04T18:42:00Z"/>
          <w:rFonts w:ascii="Times New Roman" w:hAnsi="Times New Roman"/>
          <w:b/>
          <w:szCs w:val="24"/>
        </w:rPr>
        <w:pPrChange w:id="510" w:author="Wang, Junming" w:date="2016-12-04T20:20:00Z">
          <w:pPr>
            <w:autoSpaceDE w:val="0"/>
            <w:autoSpaceDN w:val="0"/>
            <w:adjustRightInd w:val="0"/>
            <w:spacing w:after="0"/>
            <w:ind w:left="3600"/>
          </w:pPr>
        </w:pPrChange>
      </w:pPr>
      <w:del w:id="511" w:author="Wang, Junming" w:date="2016-12-04T18:42:00Z">
        <w:r w:rsidRPr="006947B3" w:rsidDel="002E338B">
          <w:rPr>
            <w:rFonts w:ascii="Times New Roman" w:hAnsi="Times New Roman"/>
            <w:szCs w:val="24"/>
          </w:rPr>
          <w:delText xml:space="preserve">   </w:delText>
        </w:r>
        <w:r w:rsidR="0076523B" w:rsidRPr="006947B3" w:rsidDel="002E338B">
          <w:rPr>
            <w:rFonts w:ascii="Times New Roman" w:hAnsi="Times New Roman"/>
            <w:b/>
            <w:szCs w:val="24"/>
          </w:rPr>
          <w:delText>a</w:delText>
        </w:r>
        <w:r w:rsidR="0076523B" w:rsidRPr="006947B3" w:rsidDel="002E338B">
          <w:rPr>
            <w:rFonts w:ascii="Times New Roman" w:hAnsi="Times New Roman"/>
            <w:szCs w:val="24"/>
          </w:rPr>
          <w:delText xml:space="preserve">              </w:delText>
        </w:r>
        <w:r w:rsidRPr="006947B3" w:rsidDel="002E338B">
          <w:rPr>
            <w:rFonts w:ascii="Times New Roman" w:hAnsi="Times New Roman"/>
            <w:szCs w:val="24"/>
          </w:rPr>
          <w:delText xml:space="preserve"> </w:delText>
        </w:r>
        <w:r w:rsidR="0076523B" w:rsidRPr="006947B3" w:rsidDel="002E338B">
          <w:rPr>
            <w:rFonts w:ascii="Times New Roman" w:hAnsi="Times New Roman"/>
            <w:szCs w:val="24"/>
          </w:rPr>
          <w:delText xml:space="preserve"> </w:delText>
        </w:r>
        <w:r w:rsidRPr="006947B3" w:rsidDel="002E338B">
          <w:rPr>
            <w:rFonts w:ascii="Times New Roman" w:hAnsi="Times New Roman"/>
            <w:szCs w:val="24"/>
          </w:rPr>
          <w:delText xml:space="preserve"> </w:delText>
        </w:r>
        <w:r w:rsidR="0076523B" w:rsidRPr="006947B3" w:rsidDel="002E338B">
          <w:rPr>
            <w:rFonts w:ascii="Times New Roman" w:hAnsi="Times New Roman"/>
            <w:b/>
            <w:szCs w:val="24"/>
          </w:rPr>
          <w:delText>b</w:delText>
        </w:r>
      </w:del>
    </w:p>
    <w:p w14:paraId="7C24F31B" w14:textId="7041226C" w:rsidR="001A274A" w:rsidRPr="006947B3" w:rsidDel="002E338B" w:rsidRDefault="001A274A">
      <w:pPr>
        <w:autoSpaceDE w:val="0"/>
        <w:autoSpaceDN w:val="0"/>
        <w:adjustRightInd w:val="0"/>
        <w:spacing w:after="0" w:line="480" w:lineRule="auto"/>
        <w:ind w:left="3600"/>
        <w:rPr>
          <w:del w:id="512" w:author="Wang, Junming" w:date="2016-12-04T18:42:00Z"/>
          <w:rFonts w:ascii="Times New Roman" w:hAnsi="Times New Roman"/>
          <w:szCs w:val="24"/>
        </w:rPr>
        <w:pPrChange w:id="513" w:author="Wang, Junming" w:date="2016-12-04T20:20:00Z">
          <w:pPr>
            <w:autoSpaceDE w:val="0"/>
            <w:autoSpaceDN w:val="0"/>
            <w:adjustRightInd w:val="0"/>
            <w:spacing w:after="0"/>
            <w:ind w:left="3600"/>
          </w:pPr>
        </w:pPrChange>
      </w:pPr>
    </w:p>
    <w:p w14:paraId="308F5DE0" w14:textId="1BF9C621" w:rsidR="00381EEB" w:rsidRPr="006947B3" w:rsidRDefault="0076523B">
      <w:pPr>
        <w:autoSpaceDE w:val="0"/>
        <w:autoSpaceDN w:val="0"/>
        <w:adjustRightInd w:val="0"/>
        <w:spacing w:after="0" w:line="480" w:lineRule="auto"/>
        <w:rPr>
          <w:rFonts w:ascii="Times New Roman" w:hAnsi="Times New Roman"/>
          <w:szCs w:val="24"/>
        </w:rPr>
        <w:pPrChange w:id="514" w:author="Wang, Junming" w:date="2016-12-04T20:20:00Z">
          <w:pPr>
            <w:autoSpaceDE w:val="0"/>
            <w:autoSpaceDN w:val="0"/>
            <w:adjustRightInd w:val="0"/>
            <w:spacing w:after="0" w:line="360" w:lineRule="auto"/>
          </w:pPr>
        </w:pPrChange>
      </w:pPr>
      <w:del w:id="515" w:author="Wang, Junming" w:date="2016-12-04T18:42:00Z">
        <w:r w:rsidRPr="006947B3" w:rsidDel="002E338B">
          <w:rPr>
            <w:rFonts w:ascii="Times New Roman" w:hAnsi="Times New Roman"/>
            <w:szCs w:val="24"/>
          </w:rPr>
          <w:delText xml:space="preserve">        </w:delText>
        </w:r>
        <w:r w:rsidR="00381EEB" w:rsidRPr="006947B3" w:rsidDel="002E338B">
          <w:rPr>
            <w:rFonts w:ascii="Times New Roman" w:hAnsi="Times New Roman"/>
            <w:szCs w:val="24"/>
          </w:rPr>
          <w:delText xml:space="preserve">where term a was the contribution of deposition, term b was the contribution of IHF, R was the distance between the leading edge of the field to the location of concentration sensors in the wind direction; and </w:delTex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381EEB" w:rsidRPr="006947B3" w:rsidDel="002E338B">
          <w:rPr>
            <w:rFonts w:ascii="Times New Roman" w:hAnsi="Times New Roman"/>
            <w:szCs w:val="24"/>
          </w:rPr>
          <w:delText xml:space="preserve"> was the plant density at the source center (10 plants/m</w:delText>
        </w:r>
        <w:r w:rsidR="00381EEB" w:rsidRPr="006947B3" w:rsidDel="002E338B">
          <w:rPr>
            <w:rFonts w:ascii="Times New Roman" w:hAnsi="Times New Roman"/>
            <w:szCs w:val="24"/>
            <w:vertAlign w:val="superscript"/>
          </w:rPr>
          <w:delText>2</w:delText>
        </w:r>
        <w:r w:rsidR="00381EEB" w:rsidRPr="006947B3" w:rsidDel="002E338B">
          <w:rPr>
            <w:rFonts w:ascii="Times New Roman" w:hAnsi="Times New Roman"/>
            <w:szCs w:val="24"/>
          </w:rPr>
          <w:delText xml:space="preserve">). </w:delText>
        </w:r>
      </w:del>
      <w:r w:rsidR="00381EEB" w:rsidRPr="006947B3">
        <w:rPr>
          <w:rFonts w:ascii="Times New Roman" w:hAnsi="Times New Roman"/>
          <w:szCs w:val="24"/>
        </w:rPr>
        <w:t>This equation assumes that the source area is of uniform properties. However, as shown in Fig. 1, the plant density of the field varied from about 10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center of the field to less than 2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edge of the source field. In order to take into account the effect of the variation of plant density, we divided the R into several segments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 xml:space="preserve">i </w:t>
      </w:r>
      <w:r w:rsidR="00381EEB" w:rsidRPr="006947B3">
        <w:rPr>
          <w:rFonts w:ascii="Times New Roman" w:hAnsi="Times New Roman"/>
          <w:szCs w:val="24"/>
        </w:rPr>
        <w:t xml:space="preserve">at different density areas, and then scaled the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i</w:t>
      </w:r>
      <w:r w:rsidR="00381EEB" w:rsidRPr="006947B3">
        <w:rPr>
          <w:rFonts w:ascii="Times New Roman" w:hAnsi="Times New Roman"/>
          <w:szCs w:val="24"/>
        </w:rPr>
        <w:t xml:space="preserve"> to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scaled, i</w:t>
      </w:r>
      <w:r w:rsidR="00381EEB" w:rsidRPr="006947B3">
        <w:rPr>
          <w:rFonts w:ascii="Times New Roman" w:hAnsi="Times New Roman"/>
          <w:szCs w:val="24"/>
        </w:rPr>
        <w:t xml:space="preserve"> with respect to the corresponding plant density:</w:t>
      </w:r>
    </w:p>
    <w:p w14:paraId="07113903" w14:textId="77777777" w:rsidR="00381EEB" w:rsidRPr="006947B3" w:rsidRDefault="00AC6799" w:rsidP="00282CAF">
      <w:pPr>
        <w:autoSpaceDE w:val="0"/>
        <w:autoSpaceDN w:val="0"/>
        <w:adjustRightInd w:val="0"/>
        <w:spacing w:after="0" w:line="360" w:lineRule="auto"/>
        <w:jc w:val="center"/>
        <w:rPr>
          <w:rFonts w:ascii="Times New Roman" w:hAnsi="Times New Roman"/>
          <w:szCs w:val="24"/>
        </w:rPr>
      </w:pPr>
      <m:oMath>
        <m:r>
          <m:rPr>
            <m:sty m:val="p"/>
          </m:rPr>
          <w:rPr>
            <w:rFonts w:ascii="Cambria Math" w:hAnsi="Cambria Math"/>
            <w:szCs w:val="24"/>
          </w:rPr>
          <m:t>∆R</m:t>
        </m:r>
        <m:r>
          <m:rPr>
            <m:sty m:val="p"/>
          </m:rPr>
          <w:rPr>
            <w:rFonts w:ascii="Cambria Math" w:hAnsi="Cambria Math"/>
            <w:szCs w:val="24"/>
            <w:vertAlign w:val="subscript"/>
          </w:rPr>
          <m:t>scaled,i</m:t>
        </m:r>
        <m:r>
          <m:rPr>
            <m:sty m:val="p"/>
          </m:rPr>
          <w:rPr>
            <w:rFonts w:ascii="Cambria Math" w:hAnsi="Cambria Math"/>
            <w:szCs w:val="24"/>
          </w:rPr>
          <m:t xml:space="preserve"> </m:t>
        </m:r>
        <m:r>
          <w:rPr>
            <w:rFonts w:ascii="Cambria Math" w:hAnsi="Cambria Math"/>
            <w:szCs w:val="24"/>
          </w:rPr>
          <m:t>=∆Ri×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den>
        </m:f>
      </m:oMath>
      <w:r w:rsidR="00381EE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4</w:t>
      </w:r>
      <w:r w:rsidR="00381EEB" w:rsidRPr="006947B3">
        <w:rPr>
          <w:rFonts w:ascii="Times New Roman" w:hAnsi="Times New Roman"/>
          <w:szCs w:val="24"/>
        </w:rPr>
        <w:t>)</w:t>
      </w:r>
    </w:p>
    <w:p w14:paraId="3AC4EB60" w14:textId="6A13F380" w:rsidR="00381EEB" w:rsidRPr="006947B3" w:rsidRDefault="00381EEB" w:rsidP="00381EEB">
      <w:pPr>
        <w:autoSpaceDE w:val="0"/>
        <w:autoSpaceDN w:val="0"/>
        <w:adjustRightInd w:val="0"/>
        <w:spacing w:after="0" w:line="360" w:lineRule="auto"/>
        <w:rPr>
          <w:rFonts w:ascii="Times New Roman" w:hAnsi="Times New Roman"/>
          <w:szCs w:val="24"/>
        </w:rPr>
      </w:pPr>
      <w:del w:id="516" w:author="Wang, Junming" w:date="2016-12-04T20:31:00Z">
        <w:r w:rsidRPr="006947B3" w:rsidDel="0026708E">
          <w:rPr>
            <w:rFonts w:ascii="Times New Roman" w:hAnsi="Times New Roman"/>
            <w:szCs w:val="24"/>
          </w:rPr>
          <w:delText xml:space="preserve">where  </w:delText>
        </w:r>
      </w:del>
      <w:ins w:id="517" w:author="Wang, Junming" w:date="2016-12-04T20:31:00Z">
        <w:r w:rsidR="0026708E" w:rsidRPr="006947B3">
          <w:rPr>
            <w:rFonts w:ascii="Times New Roman" w:hAnsi="Times New Roman"/>
            <w:szCs w:val="24"/>
          </w:rPr>
          <w:t xml:space="preserve">where </w:t>
        </w:r>
      </w:ins>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is the density at the center of the field (9.5 plants/m</w:t>
      </w:r>
      <w:r w:rsidRPr="006947B3">
        <w:rPr>
          <w:rFonts w:ascii="Times New Roman" w:hAnsi="Times New Roman"/>
          <w:szCs w:val="24"/>
          <w:vertAlign w:val="superscript"/>
        </w:rPr>
        <w:t>2</w:t>
      </w:r>
      <w:r w:rsidRPr="006947B3">
        <w:rPr>
          <w:rFonts w:ascii="Times New Roman" w:hAnsi="Times New Roman"/>
          <w:szCs w:val="24"/>
        </w:rPr>
        <w:t>) as mentioned before and</w:t>
      </w:r>
    </w:p>
    <w:p w14:paraId="189469F0" w14:textId="75A260CE" w:rsidR="00C147B9" w:rsidRPr="006947B3" w:rsidRDefault="006505BF" w:rsidP="00056E9E">
      <w:pPr>
        <w:spacing w:line="480" w:lineRule="auto"/>
        <w:rPr>
          <w:rFonts w:ascii="Times New Roman" w:hAnsi="Times New Roman"/>
          <w:b/>
          <w:szCs w:val="24"/>
        </w:rPr>
      </w:pP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oMath>
      <w:r w:rsidR="00381EEB" w:rsidRPr="006947B3">
        <w:rPr>
          <w:rFonts w:ascii="Times New Roman" w:hAnsi="Times New Roman"/>
          <w:szCs w:val="24"/>
        </w:rPr>
        <w:t xml:space="preserve"> is the density at the location i. The </w:t>
      </w:r>
      <w:r w:rsidR="00381EEB" w:rsidRPr="006947B3">
        <w:rPr>
          <w:rFonts w:ascii="Times New Roman" w:hAnsi="Times New Roman"/>
          <w:i/>
          <w:szCs w:val="24"/>
        </w:rPr>
        <w:t>R</w:t>
      </w:r>
      <w:r w:rsidR="00381EEB" w:rsidRPr="006947B3">
        <w:rPr>
          <w:rFonts w:ascii="Times New Roman" w:hAnsi="Times New Roman"/>
          <w:szCs w:val="24"/>
        </w:rPr>
        <w:t xml:space="preserve"> in equation 3 is the summation of</w:t>
      </w:r>
      <m:oMath>
        <m:r>
          <w:rPr>
            <w:rFonts w:ascii="Cambria Math" w:hAnsi="Cambria Math"/>
            <w:szCs w:val="24"/>
          </w:rPr>
          <m:t xml:space="preserve"> ∆R</m:t>
        </m:r>
      </m:oMath>
      <w:r w:rsidR="00381EEB" w:rsidRPr="006947B3">
        <w:rPr>
          <w:rFonts w:ascii="Times New Roman" w:hAnsi="Times New Roman"/>
          <w:szCs w:val="24"/>
          <w:vertAlign w:val="subscript"/>
        </w:rPr>
        <w:t>scaled, i</w:t>
      </w:r>
      <w:r w:rsidR="00381EEB" w:rsidRPr="006947B3">
        <w:rPr>
          <w:rFonts w:ascii="Times New Roman" w:hAnsi="Times New Roman"/>
          <w:szCs w:val="24"/>
        </w:rPr>
        <w:t>.</w:t>
      </w:r>
    </w:p>
    <w:p w14:paraId="19436B42" w14:textId="77777777" w:rsidR="000A6FB8" w:rsidRPr="00C17972" w:rsidRDefault="000A6FB8" w:rsidP="000A6FB8">
      <w:pPr>
        <w:pStyle w:val="Heading2"/>
        <w:spacing w:line="480" w:lineRule="auto"/>
        <w:rPr>
          <w:ins w:id="518" w:author="Wang, Junming" w:date="2016-12-04T20:33:00Z"/>
          <w:rFonts w:ascii="Times New Roman" w:hAnsi="Times New Roman"/>
          <w:sz w:val="22"/>
          <w:szCs w:val="22"/>
        </w:rPr>
      </w:pPr>
      <w:ins w:id="519" w:author="Wang, Junming" w:date="2016-12-04T20:33:00Z">
        <w:r>
          <w:rPr>
            <w:rFonts w:ascii="Times New Roman" w:hAnsi="Times New Roman" w:cs="Times New Roman"/>
            <w:sz w:val="22"/>
            <w:szCs w:val="22"/>
          </w:rPr>
          <w:t>Correlation</w:t>
        </w:r>
        <w:r w:rsidRPr="00C17972">
          <w:rPr>
            <w:rFonts w:ascii="Times New Roman" w:hAnsi="Times New Roman" w:cs="Times New Roman"/>
            <w:sz w:val="22"/>
            <w:szCs w:val="22"/>
          </w:rPr>
          <w:t xml:space="preserve"> </w:t>
        </w:r>
        <w:r>
          <w:rPr>
            <w:rFonts w:ascii="Times New Roman" w:hAnsi="Times New Roman" w:cs="Times New Roman"/>
            <w:sz w:val="22"/>
            <w:szCs w:val="22"/>
          </w:rPr>
          <w:t>and comparison</w:t>
        </w:r>
      </w:ins>
    </w:p>
    <w:p w14:paraId="10B0DB81" w14:textId="3D7DAC2F" w:rsidR="00751D85" w:rsidRPr="000A6FB8" w:rsidDel="000A6FB8" w:rsidRDefault="00751D85" w:rsidP="00C17972">
      <w:pPr>
        <w:pStyle w:val="Heading2"/>
        <w:rPr>
          <w:del w:id="520" w:author="Wang, Junming" w:date="2016-12-04T20:33:00Z"/>
          <w:rFonts w:ascii="Times New Roman" w:hAnsi="Times New Roman"/>
          <w:sz w:val="22"/>
          <w:szCs w:val="22"/>
        </w:rPr>
      </w:pPr>
      <w:del w:id="521" w:author="Wang, Junming" w:date="2016-12-04T20:33:00Z">
        <w:r w:rsidRPr="000A6FB8" w:rsidDel="000A6FB8">
          <w:rPr>
            <w:rFonts w:ascii="Times New Roman" w:hAnsi="Times New Roman"/>
            <w:b w:val="0"/>
            <w:bCs w:val="0"/>
            <w:iCs w:val="0"/>
            <w:sz w:val="22"/>
            <w:szCs w:val="22"/>
          </w:rPr>
          <w:delText>Data analysis</w:delText>
        </w:r>
      </w:del>
    </w:p>
    <w:p w14:paraId="3C0C238B" w14:textId="0370C302" w:rsidR="000A6FB8" w:rsidRPr="000A6FB8" w:rsidRDefault="000A6FB8" w:rsidP="000A6FB8">
      <w:pPr>
        <w:autoSpaceDE w:val="0"/>
        <w:autoSpaceDN w:val="0"/>
        <w:adjustRightInd w:val="0"/>
        <w:spacing w:after="0" w:line="480" w:lineRule="auto"/>
        <w:ind w:firstLine="576"/>
        <w:rPr>
          <w:ins w:id="522" w:author="Wang, Junming" w:date="2016-12-04T20:33:00Z"/>
          <w:rFonts w:ascii="Times New Roman" w:hAnsi="Times New Roman"/>
          <w:szCs w:val="24"/>
          <w:lang w:eastAsia="zh-CN"/>
          <w:rPrChange w:id="523" w:author="Wang, Junming" w:date="2016-12-04T20:33:00Z">
            <w:rPr>
              <w:ins w:id="524" w:author="Wang, Junming" w:date="2016-12-04T20:33:00Z"/>
              <w:rFonts w:ascii="Times New Roman" w:hAnsi="Times New Roman"/>
              <w:szCs w:val="24"/>
              <w:highlight w:val="yellow"/>
              <w:lang w:eastAsia="zh-CN"/>
            </w:rPr>
          </w:rPrChange>
        </w:rPr>
      </w:pPr>
      <w:ins w:id="525" w:author="Wang, Junming" w:date="2016-12-04T20:33:00Z">
        <w:r w:rsidRPr="000A6FB8">
          <w:rPr>
            <w:rFonts w:ascii="Times New Roman" w:hAnsi="Times New Roman"/>
            <w:szCs w:val="24"/>
            <w:rPrChange w:id="526" w:author="Wang, Junming" w:date="2016-12-04T20:33:00Z">
              <w:rPr>
                <w:rFonts w:ascii="Times New Roman" w:hAnsi="Times New Roman"/>
                <w:szCs w:val="24"/>
                <w:highlight w:val="yellow"/>
              </w:rPr>
            </w:rPrChange>
          </w:rPr>
          <w:t>To the authors’ knowledge, this is the first study that</w:t>
        </w:r>
        <w:r w:rsidRPr="000A6FB8">
          <w:rPr>
            <w:rFonts w:ascii="Times New Roman" w:hAnsi="Times New Roman"/>
            <w:szCs w:val="24"/>
            <w:lang w:eastAsia="zh-CN"/>
            <w:rPrChange w:id="527" w:author="Wang, Junming" w:date="2016-12-04T20:33:00Z">
              <w:rPr>
                <w:rFonts w:ascii="Times New Roman" w:hAnsi="Times New Roman"/>
                <w:szCs w:val="24"/>
                <w:highlight w:val="yellow"/>
                <w:lang w:eastAsia="zh-CN"/>
              </w:rPr>
            </w:rPrChange>
          </w:rPr>
          <w:t xml:space="preserve"> measuring </w:t>
        </w:r>
      </w:ins>
      <w:ins w:id="528" w:author="Wang, Junming" w:date="2016-12-04T20:34:00Z">
        <w:r w:rsidR="002552DF" w:rsidRPr="000A6FB8">
          <w:rPr>
            <w:rFonts w:ascii="Times New Roman" w:hAnsi="Times New Roman"/>
            <w:szCs w:val="24"/>
            <w:lang w:eastAsia="zh-CN"/>
          </w:rPr>
          <w:t>dynamic (</w:t>
        </w:r>
      </w:ins>
      <w:ins w:id="529" w:author="Wang, Junming" w:date="2016-12-04T20:33:00Z">
        <w:r w:rsidRPr="000A6FB8">
          <w:rPr>
            <w:rFonts w:ascii="Times New Roman" w:hAnsi="Times New Roman"/>
            <w:szCs w:val="24"/>
            <w:lang w:eastAsia="zh-CN"/>
            <w:rPrChange w:id="530" w:author="Wang, Junming" w:date="2016-12-04T20:33:00Z">
              <w:rPr>
                <w:rFonts w:ascii="Times New Roman" w:hAnsi="Times New Roman"/>
                <w:szCs w:val="24"/>
                <w:highlight w:val="yellow"/>
                <w:lang w:eastAsia="zh-CN"/>
              </w:rPr>
            </w:rPrChange>
          </w:rPr>
          <w:t>hourly) horseweed seed source release rate (source strength, seed grains/plant/hour). To reveal the complicated influence from variable atmospheric parameters to horseweed seed emission, dispersion, and deposition, some correlation analyses have been conducted. Atmospheric parameters were u</w:t>
        </w:r>
        <w:r w:rsidRPr="000A6FB8">
          <w:rPr>
            <w:rFonts w:ascii="Times New Roman" w:hAnsi="Times New Roman"/>
            <w:szCs w:val="24"/>
            <w:lang w:eastAsia="zh-CN"/>
            <w:rPrChange w:id="531" w:author="Wang, Junming" w:date="2016-12-04T20:33:00Z">
              <w:rPr>
                <w:rFonts w:ascii="Times New Roman" w:hAnsi="Times New Roman"/>
                <w:szCs w:val="24"/>
                <w:highlight w:val="yellow"/>
                <w:lang w:eastAsia="zh-CN"/>
              </w:rPr>
            </w:rPrChange>
          </w:rPr>
          <w:sym w:font="Symbol" w:char="F02A"/>
        </w:r>
        <w:r w:rsidRPr="000A6FB8">
          <w:rPr>
            <w:rFonts w:ascii="Times New Roman" w:hAnsi="Times New Roman"/>
            <w:szCs w:val="24"/>
            <w:lang w:eastAsia="zh-CN"/>
            <w:rPrChange w:id="532" w:author="Wang, Junming" w:date="2016-12-04T20:33:00Z">
              <w:rPr>
                <w:rFonts w:ascii="Times New Roman" w:hAnsi="Times New Roman"/>
                <w:szCs w:val="24"/>
                <w:highlight w:val="yellow"/>
                <w:lang w:eastAsia="zh-CN"/>
              </w:rPr>
            </w:rPrChange>
          </w:rPr>
          <w:t>,</w:t>
        </w:r>
        <w:r w:rsidRPr="000A6FB8">
          <w:rPr>
            <w:rFonts w:ascii="Times New Roman" w:hAnsi="Times New Roman"/>
            <w:szCs w:val="24"/>
            <w:rPrChange w:id="533" w:author="Wang, Junming" w:date="2016-12-04T20:33:00Z">
              <w:rPr>
                <w:rFonts w:ascii="Times New Roman" w:hAnsi="Times New Roman"/>
                <w:szCs w:val="24"/>
                <w:highlight w:val="yellow"/>
              </w:rPr>
            </w:rPrChange>
          </w:rPr>
          <w:t xml:space="preserve"> </w:t>
        </w:r>
        <w:r w:rsidRPr="000A6FB8">
          <w:rPr>
            <w:rFonts w:ascii="Times New Roman" w:hAnsi="Times New Roman"/>
            <w:i/>
            <w:szCs w:val="24"/>
            <w:rPrChange w:id="534" w:author="Wang, Junming" w:date="2016-12-04T20:33:00Z">
              <w:rPr>
                <w:rFonts w:ascii="Times New Roman" w:hAnsi="Times New Roman"/>
                <w:i/>
                <w:szCs w:val="24"/>
                <w:highlight w:val="yellow"/>
              </w:rPr>
            </w:rPrChange>
          </w:rPr>
          <w:t>ξ</w:t>
        </w:r>
        <w:r w:rsidRPr="000A6FB8">
          <w:rPr>
            <w:rFonts w:ascii="Times New Roman" w:hAnsi="Times New Roman"/>
            <w:szCs w:val="24"/>
            <w:rPrChange w:id="535" w:author="Wang, Junming" w:date="2016-12-04T20:33:00Z">
              <w:rPr>
                <w:rFonts w:ascii="Times New Roman" w:hAnsi="Times New Roman"/>
                <w:szCs w:val="24"/>
                <w:highlight w:val="yellow"/>
              </w:rPr>
            </w:rPrChange>
          </w:rPr>
          <w:t xml:space="preserve">(3.3) , </w:t>
        </w:r>
        <m:oMath>
          <m:acc>
            <m:accPr>
              <m:chr m:val="̅"/>
              <m:ctrlPr>
                <w:rPr>
                  <w:rFonts w:ascii="Cambria Math" w:hAnsi="Cambria Math"/>
                  <w:i/>
                  <w:szCs w:val="24"/>
                </w:rPr>
              </m:ctrlPr>
            </m:accPr>
            <m:e>
              <m:r>
                <w:rPr>
                  <w:rFonts w:ascii="Cambria Math" w:hAnsi="Cambria Math"/>
                  <w:szCs w:val="24"/>
                  <w:rPrChange w:id="536" w:author="Wang, Junming" w:date="2016-12-04T20:33:00Z">
                    <w:rPr>
                      <w:rFonts w:ascii="Cambria Math" w:hAnsi="Cambria Math"/>
                      <w:szCs w:val="24"/>
                      <w:highlight w:val="yellow"/>
                    </w:rPr>
                  </w:rPrChange>
                </w:rPr>
                <m:t>w</m:t>
              </m:r>
            </m:e>
          </m:acc>
        </m:oMath>
        <w:r w:rsidRPr="000A6FB8">
          <w:rPr>
            <w:rFonts w:ascii="Times New Roman" w:hAnsi="Times New Roman"/>
            <w:szCs w:val="24"/>
            <w:rPrChange w:id="537" w:author="Wang, Junming" w:date="2016-12-04T20:33:00Z">
              <w:rPr>
                <w:rFonts w:ascii="Times New Roman" w:hAnsi="Times New Roman"/>
                <w:szCs w:val="24"/>
                <w:highlight w:val="yellow"/>
              </w:rPr>
            </w:rPrChange>
          </w:rPr>
          <w:t xml:space="preserve">(3.3), </w:t>
        </w:r>
        <m:oMath>
          <m:sSub>
            <m:sSubPr>
              <m:ctrlPr>
                <w:rPr>
                  <w:rFonts w:ascii="Cambria Math" w:hAnsi="Cambria Math"/>
                  <w:i/>
                  <w:szCs w:val="24"/>
                </w:rPr>
              </m:ctrlPr>
            </m:sSubPr>
            <m:e>
              <m:r>
                <w:rPr>
                  <w:rFonts w:ascii="Cambria Math" w:hAnsi="Cambria Math"/>
                  <w:szCs w:val="24"/>
                  <w:rPrChange w:id="538" w:author="Wang, Junming" w:date="2016-12-04T20:33:00Z">
                    <w:rPr>
                      <w:rFonts w:ascii="Cambria Math" w:hAnsi="Cambria Math"/>
                      <w:szCs w:val="24"/>
                      <w:highlight w:val="yellow"/>
                    </w:rPr>
                  </w:rPrChange>
                </w:rPr>
                <m:t>σ</m:t>
              </m:r>
            </m:e>
            <m:sub>
              <m:r>
                <w:rPr>
                  <w:rFonts w:ascii="Cambria Math" w:hAnsi="Cambria Math"/>
                  <w:szCs w:val="24"/>
                  <w:rPrChange w:id="539" w:author="Wang, Junming" w:date="2016-12-04T20:33:00Z">
                    <w:rPr>
                      <w:rFonts w:ascii="Cambria Math" w:hAnsi="Cambria Math"/>
                      <w:szCs w:val="24"/>
                      <w:highlight w:val="yellow"/>
                    </w:rPr>
                  </w:rPrChange>
                </w:rPr>
                <m:t>w</m:t>
              </m:r>
            </m:sub>
          </m:sSub>
          <m:d>
            <m:dPr>
              <m:ctrlPr>
                <w:rPr>
                  <w:rFonts w:ascii="Cambria Math" w:hAnsi="Cambria Math"/>
                  <w:i/>
                  <w:szCs w:val="24"/>
                </w:rPr>
              </m:ctrlPr>
            </m:dPr>
            <m:e>
              <m:r>
                <w:rPr>
                  <w:rFonts w:ascii="Cambria Math" w:hAnsi="Cambria Math"/>
                  <w:szCs w:val="24"/>
                  <w:rPrChange w:id="540" w:author="Wang, Junming" w:date="2016-12-04T20:33:00Z">
                    <w:rPr>
                      <w:rFonts w:ascii="Cambria Math" w:hAnsi="Cambria Math"/>
                      <w:szCs w:val="24"/>
                      <w:highlight w:val="yellow"/>
                    </w:rPr>
                  </w:rPrChange>
                </w:rPr>
                <m:t>3. 3</m:t>
              </m:r>
            </m:e>
          </m:d>
          <m:r>
            <w:rPr>
              <w:rFonts w:ascii="Cambria Math" w:hAnsi="Cambria Math"/>
              <w:szCs w:val="24"/>
              <w:rPrChange w:id="541" w:author="Wang, Junming" w:date="2016-12-04T20:33:00Z">
                <w:rPr>
                  <w:rFonts w:ascii="Cambria Math" w:hAnsi="Cambria Math"/>
                  <w:szCs w:val="24"/>
                  <w:highlight w:val="yellow"/>
                </w:rPr>
              </w:rPrChange>
            </w:rPr>
            <m:t xml:space="preserve">, </m:t>
          </m:r>
          <m:acc>
            <m:accPr>
              <m:chr m:val="̅"/>
              <m:ctrlPr>
                <w:rPr>
                  <w:rFonts w:ascii="Cambria Math" w:hAnsi="Cambria Math"/>
                  <w:i/>
                  <w:szCs w:val="24"/>
                </w:rPr>
              </m:ctrlPr>
            </m:accPr>
            <m:e>
              <m:r>
                <w:rPr>
                  <w:rFonts w:ascii="Cambria Math" w:hAnsi="Cambria Math"/>
                  <w:szCs w:val="24"/>
                  <w:rPrChange w:id="542" w:author="Wang, Junming" w:date="2016-12-04T20:33:00Z">
                    <w:rPr>
                      <w:rFonts w:ascii="Cambria Math" w:hAnsi="Cambria Math"/>
                      <w:szCs w:val="24"/>
                      <w:highlight w:val="yellow"/>
                    </w:rPr>
                  </w:rPrChange>
                </w:rPr>
                <m:t>u</m:t>
              </m:r>
            </m:e>
          </m:acc>
          <m:d>
            <m:dPr>
              <m:ctrlPr>
                <w:rPr>
                  <w:rFonts w:ascii="Cambria Math" w:hAnsi="Cambria Math"/>
                  <w:i/>
                  <w:szCs w:val="24"/>
                </w:rPr>
              </m:ctrlPr>
            </m:dPr>
            <m:e>
              <m:r>
                <w:rPr>
                  <w:rFonts w:ascii="Cambria Math" w:hAnsi="Cambria Math"/>
                  <w:szCs w:val="24"/>
                  <w:rPrChange w:id="543" w:author="Wang, Junming" w:date="2016-12-04T20:33:00Z">
                    <w:rPr>
                      <w:rFonts w:ascii="Cambria Math" w:hAnsi="Cambria Math"/>
                      <w:szCs w:val="24"/>
                      <w:highlight w:val="yellow"/>
                    </w:rPr>
                  </w:rPrChange>
                </w:rPr>
                <m:t>3.3</m:t>
              </m:r>
            </m:e>
          </m:d>
          <m:r>
            <w:rPr>
              <w:rFonts w:ascii="Cambria Math" w:hAnsi="Cambria Math"/>
              <w:szCs w:val="24"/>
              <w:rPrChange w:id="544" w:author="Wang, Junming" w:date="2016-12-04T20:33:00Z">
                <w:rPr>
                  <w:rFonts w:ascii="Cambria Math" w:hAnsi="Cambria Math"/>
                  <w:szCs w:val="24"/>
                  <w:highlight w:val="yellow"/>
                </w:rPr>
              </w:rPrChange>
            </w:rPr>
            <m:t xml:space="preserve">, and </m:t>
          </m:r>
          <m:sSub>
            <m:sSubPr>
              <m:ctrlPr>
                <w:rPr>
                  <w:rFonts w:ascii="Cambria Math" w:hAnsi="Cambria Math"/>
                  <w:i/>
                  <w:szCs w:val="24"/>
                </w:rPr>
              </m:ctrlPr>
            </m:sSubPr>
            <m:e>
              <m:r>
                <w:rPr>
                  <w:rFonts w:ascii="Cambria Math" w:hAnsi="Cambria Math"/>
                  <w:szCs w:val="24"/>
                  <w:rPrChange w:id="545" w:author="Wang, Junming" w:date="2016-12-04T20:33:00Z">
                    <w:rPr>
                      <w:rFonts w:ascii="Cambria Math" w:hAnsi="Cambria Math"/>
                      <w:szCs w:val="24"/>
                      <w:highlight w:val="yellow"/>
                    </w:rPr>
                  </w:rPrChange>
                </w:rPr>
                <m:t>σ</m:t>
              </m:r>
            </m:e>
            <m:sub>
              <m:r>
                <w:rPr>
                  <w:rFonts w:ascii="Cambria Math" w:hAnsi="Cambria Math"/>
                  <w:szCs w:val="24"/>
                  <w:rPrChange w:id="546" w:author="Wang, Junming" w:date="2016-12-04T20:33:00Z">
                    <w:rPr>
                      <w:rFonts w:ascii="Cambria Math" w:hAnsi="Cambria Math"/>
                      <w:szCs w:val="24"/>
                      <w:highlight w:val="yellow"/>
                    </w:rPr>
                  </w:rPrChange>
                </w:rPr>
                <m:t>u</m:t>
              </m:r>
            </m:sub>
          </m:sSub>
        </m:oMath>
        <w:r w:rsidRPr="000A6FB8">
          <w:rPr>
            <w:rFonts w:ascii="Times New Roman" w:hAnsi="Times New Roman"/>
            <w:szCs w:val="24"/>
            <w:rPrChange w:id="547" w:author="Wang, Junming" w:date="2016-12-04T20:33:00Z">
              <w:rPr>
                <w:rFonts w:ascii="Times New Roman" w:hAnsi="Times New Roman"/>
                <w:szCs w:val="24"/>
                <w:highlight w:val="yellow"/>
              </w:rPr>
            </w:rPrChange>
          </w:rPr>
          <w:t xml:space="preserve"> (3.3) </w:t>
        </w:r>
        <w:r w:rsidRPr="000A6FB8">
          <w:rPr>
            <w:rFonts w:ascii="Times New Roman" w:hAnsi="Times New Roman"/>
            <w:szCs w:val="24"/>
            <w:lang w:eastAsia="zh-CN"/>
            <w:rPrChange w:id="548" w:author="Wang, Junming" w:date="2016-12-04T20:33:00Z">
              <w:rPr>
                <w:rFonts w:ascii="Times New Roman" w:hAnsi="Times New Roman"/>
                <w:szCs w:val="24"/>
                <w:highlight w:val="yellow"/>
                <w:lang w:eastAsia="zh-CN"/>
              </w:rPr>
            </w:rPrChange>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Change w:id="549" w:author="Wang, Junming" w:date="2016-12-04T20:33:00Z">
                    <w:rPr>
                      <w:rFonts w:ascii="Cambria Math" w:hAnsi="Cambria Math"/>
                      <w:szCs w:val="24"/>
                      <w:highlight w:val="yellow"/>
                    </w:rPr>
                  </w:rPrChange>
                </w:rPr>
                <m:t>σ</m:t>
              </m:r>
            </m:e>
            <m:sub>
              <m:r>
                <w:rPr>
                  <w:rFonts w:ascii="Cambria Math" w:hAnsi="Cambria Math"/>
                  <w:szCs w:val="24"/>
                  <w:rPrChange w:id="550" w:author="Wang, Junming" w:date="2016-12-04T20:33:00Z">
                    <w:rPr>
                      <w:rFonts w:ascii="Cambria Math" w:hAnsi="Cambria Math"/>
                      <w:szCs w:val="24"/>
                      <w:highlight w:val="yellow"/>
                    </w:rPr>
                  </w:rPrChange>
                </w:rPr>
                <m:t>T</m:t>
              </m:r>
            </m:sub>
          </m:sSub>
          <m:r>
            <w:rPr>
              <w:rFonts w:ascii="Cambria Math" w:hAnsi="Cambria Math"/>
              <w:szCs w:val="24"/>
              <w:rPrChange w:id="551" w:author="Wang, Junming" w:date="2016-12-04T20:33:00Z">
                <w:rPr>
                  <w:rFonts w:ascii="Cambria Math" w:hAnsi="Cambria Math"/>
                  <w:szCs w:val="24"/>
                  <w:highlight w:val="yellow"/>
                </w:rPr>
              </w:rPrChange>
            </w:rPr>
            <m:t>)</m:t>
          </m:r>
        </m:oMath>
        <w:r w:rsidRPr="000A6FB8">
          <w:rPr>
            <w:rFonts w:ascii="Times New Roman" w:hAnsi="Times New Roman"/>
            <w:szCs w:val="24"/>
            <w:lang w:eastAsia="zh-CN"/>
            <w:rPrChange w:id="552" w:author="Wang, Junming" w:date="2016-12-04T20:33:00Z">
              <w:rPr>
                <w:rFonts w:ascii="Times New Roman" w:hAnsi="Times New Roman"/>
                <w:szCs w:val="24"/>
                <w:highlight w:val="yellow"/>
                <w:lang w:eastAsia="zh-CN"/>
              </w:rPr>
            </w:rPrChange>
          </w:rPr>
          <w:t xml:space="preserve">, solar radiation (SR), and relative humidity (RH).  Seed dispersal parameters included seed concentration (C) and deposition (D) in the center of the field, IHF and source strength </w:t>
        </w:r>
        <w:r w:rsidRPr="000A6FB8">
          <w:rPr>
            <w:rFonts w:ascii="Times New Roman" w:hAnsi="Times New Roman"/>
            <w:i/>
            <w:szCs w:val="24"/>
            <w:lang w:eastAsia="zh-CN"/>
            <w:rPrChange w:id="553" w:author="Wang, Junming" w:date="2016-12-04T20:33:00Z">
              <w:rPr>
                <w:rFonts w:ascii="Times New Roman" w:hAnsi="Times New Roman"/>
                <w:i/>
                <w:szCs w:val="24"/>
                <w:highlight w:val="yellow"/>
                <w:lang w:eastAsia="zh-CN"/>
              </w:rPr>
            </w:rPrChange>
          </w:rPr>
          <w:t>Q</w:t>
        </w:r>
        <w:r w:rsidRPr="000A6FB8">
          <w:rPr>
            <w:rFonts w:ascii="Times New Roman" w:hAnsi="Times New Roman"/>
            <w:i/>
            <w:szCs w:val="24"/>
            <w:vertAlign w:val="subscript"/>
            <w:lang w:eastAsia="zh-CN"/>
            <w:rPrChange w:id="554" w:author="Wang, Junming" w:date="2016-12-04T20:33:00Z">
              <w:rPr>
                <w:rFonts w:ascii="Times New Roman" w:hAnsi="Times New Roman"/>
                <w:i/>
                <w:szCs w:val="24"/>
                <w:highlight w:val="yellow"/>
                <w:vertAlign w:val="subscript"/>
                <w:lang w:eastAsia="zh-CN"/>
              </w:rPr>
            </w:rPrChange>
          </w:rPr>
          <w:t>o</w:t>
        </w:r>
        <w:r w:rsidRPr="000A6FB8">
          <w:rPr>
            <w:rFonts w:ascii="Times New Roman" w:hAnsi="Times New Roman"/>
            <w:szCs w:val="24"/>
            <w:vertAlign w:val="subscript"/>
            <w:lang w:eastAsia="zh-CN"/>
            <w:rPrChange w:id="555" w:author="Wang, Junming" w:date="2016-12-04T20:33:00Z">
              <w:rPr>
                <w:rFonts w:ascii="Times New Roman" w:hAnsi="Times New Roman"/>
                <w:szCs w:val="24"/>
                <w:highlight w:val="yellow"/>
                <w:vertAlign w:val="subscript"/>
                <w:lang w:eastAsia="zh-CN"/>
              </w:rPr>
            </w:rPrChange>
          </w:rPr>
          <w:t xml:space="preserve"> </w:t>
        </w:r>
        <w:r w:rsidRPr="000A6FB8">
          <w:rPr>
            <w:rFonts w:ascii="Times New Roman" w:hAnsi="Times New Roman"/>
            <w:szCs w:val="24"/>
            <w:lang w:eastAsia="zh-CN"/>
            <w:rPrChange w:id="556" w:author="Wang, Junming" w:date="2016-12-04T20:33:00Z">
              <w:rPr>
                <w:rFonts w:ascii="Times New Roman" w:hAnsi="Times New Roman"/>
                <w:szCs w:val="24"/>
                <w:highlight w:val="yellow"/>
                <w:lang w:eastAsia="zh-CN"/>
              </w:rPr>
            </w:rPrChange>
          </w:rPr>
          <w:t>(representing source production).</w:t>
        </w:r>
      </w:ins>
    </w:p>
    <w:p w14:paraId="38BC6868" w14:textId="77777777" w:rsidR="000A6FB8" w:rsidRPr="000A6FB8" w:rsidRDefault="000A6FB8" w:rsidP="000A6FB8">
      <w:pPr>
        <w:autoSpaceDE w:val="0"/>
        <w:autoSpaceDN w:val="0"/>
        <w:adjustRightInd w:val="0"/>
        <w:spacing w:after="0" w:line="480" w:lineRule="auto"/>
        <w:ind w:firstLine="576"/>
        <w:rPr>
          <w:ins w:id="557" w:author="Wang, Junming" w:date="2016-12-04T20:33:00Z"/>
          <w:rFonts w:ascii="Times New Roman" w:hAnsi="Times New Roman"/>
          <w:szCs w:val="24"/>
          <w:lang w:eastAsia="zh-CN"/>
        </w:rPr>
      </w:pPr>
      <w:ins w:id="558" w:author="Wang, Junming" w:date="2016-12-04T20:33:00Z">
        <w:r w:rsidRPr="000A6FB8">
          <w:rPr>
            <w:rFonts w:ascii="Times New Roman" w:hAnsi="Times New Roman"/>
            <w:szCs w:val="24"/>
            <w:lang w:eastAsia="zh-CN"/>
            <w:rPrChange w:id="559" w:author="Wang, Junming" w:date="2016-12-04T20:33:00Z">
              <w:rPr>
                <w:rFonts w:ascii="Times New Roman" w:hAnsi="Times New Roman"/>
                <w:szCs w:val="24"/>
                <w:highlight w:val="yellow"/>
                <w:lang w:eastAsia="zh-CN"/>
              </w:rPr>
            </w:rPrChange>
          </w:rPr>
          <w:lastRenderedPageBreak/>
          <w:t>Furthermore, to study the transportation of horseweed seed in vertical and horizontal direction, several ratio parameters were defined</w:t>
        </w:r>
        <w:r w:rsidRPr="000A6FB8">
          <w:rPr>
            <w:rFonts w:ascii="Times New Roman" w:hAnsi="Times New Roman"/>
            <w:szCs w:val="24"/>
            <w:lang w:eastAsia="zh-CN"/>
          </w:rPr>
          <w:t>.</w:t>
        </w:r>
        <w:r w:rsidRPr="000A6FB8">
          <w:rPr>
            <w:rFonts w:ascii="Times New Roman" w:hAnsi="Times New Roman"/>
            <w:szCs w:val="24"/>
            <w:lang w:eastAsia="zh-CN"/>
            <w:rPrChange w:id="560" w:author="Wang, Junming" w:date="2016-12-04T20:33:00Z">
              <w:rPr>
                <w:rFonts w:ascii="Times New Roman" w:hAnsi="Times New Roman"/>
                <w:szCs w:val="24"/>
                <w:highlight w:val="cyan"/>
                <w:lang w:eastAsia="zh-CN"/>
              </w:rPr>
            </w:rPrChange>
          </w:rPr>
          <w:t xml:space="preserve"> They are :1)the ratio of center concentration at different heights to the canopy height (seed vertical transport); 2)the ratio of concentration at the field edge to that at the field center canopy height (horizontal transport);3)the ratio of  deposition at different distances to source strength (horizontal transport);4)the ratio of  balloon-measured concentration at different heights to the center concentration at canopy height (vertical transport);5) the ratio of the balloon-measured concentration at different downwind distances to the center concentration at canopy height (horizontal transport).</w:t>
        </w:r>
        <w:r w:rsidRPr="000A6FB8">
          <w:rPr>
            <w:rFonts w:ascii="Times New Roman" w:hAnsi="Times New Roman"/>
            <w:szCs w:val="24"/>
            <w:lang w:eastAsia="zh-CN"/>
          </w:rPr>
          <w:t xml:space="preserve">  </w:t>
        </w:r>
      </w:ins>
    </w:p>
    <w:p w14:paraId="2EFE409D" w14:textId="2F43235A" w:rsidR="000A6FB8" w:rsidRPr="000A6FB8" w:rsidRDefault="000A6FB8" w:rsidP="000A6FB8">
      <w:pPr>
        <w:autoSpaceDE w:val="0"/>
        <w:autoSpaceDN w:val="0"/>
        <w:adjustRightInd w:val="0"/>
        <w:spacing w:after="0" w:line="480" w:lineRule="auto"/>
        <w:ind w:firstLine="576"/>
        <w:rPr>
          <w:ins w:id="561" w:author="Wang, Junming" w:date="2016-12-04T20:33:00Z"/>
          <w:rFonts w:ascii="Times New Roman" w:hAnsi="Times New Roman"/>
          <w:szCs w:val="24"/>
          <w:lang w:eastAsia="zh-CN"/>
          <w:rPrChange w:id="562" w:author="Wang, Junming" w:date="2016-12-04T20:33:00Z">
            <w:rPr>
              <w:ins w:id="563" w:author="Wang, Junming" w:date="2016-12-04T20:33:00Z"/>
              <w:rFonts w:ascii="Times New Roman" w:hAnsi="Times New Roman"/>
              <w:szCs w:val="24"/>
              <w:highlight w:val="yellow"/>
              <w:lang w:eastAsia="zh-CN"/>
            </w:rPr>
          </w:rPrChange>
        </w:rPr>
      </w:pPr>
      <w:ins w:id="564" w:author="Wang, Junming" w:date="2016-12-04T20:33:00Z">
        <w:r w:rsidRPr="000A6FB8">
          <w:rPr>
            <w:rFonts w:ascii="Times New Roman" w:hAnsi="Times New Roman"/>
            <w:szCs w:val="24"/>
            <w:lang w:eastAsia="zh-CN"/>
            <w:rPrChange w:id="565" w:author="Wang, Junming" w:date="2016-12-04T20:33:00Z">
              <w:rPr>
                <w:rFonts w:ascii="Times New Roman" w:hAnsi="Times New Roman"/>
                <w:szCs w:val="24"/>
                <w:highlight w:val="yellow"/>
                <w:lang w:eastAsia="zh-CN"/>
              </w:rPr>
            </w:rPrChange>
          </w:rPr>
          <w:t xml:space="preserve">Horseweed pollens and seeds are both </w:t>
        </w:r>
        <w:del w:id="566" w:author="Liu, Jun" w:date="2016-12-05T09:01:00Z">
          <w:r w:rsidRPr="000A6FB8" w:rsidDel="0082506C">
            <w:rPr>
              <w:rFonts w:ascii="Times New Roman" w:hAnsi="Times New Roman"/>
              <w:szCs w:val="24"/>
              <w:lang w:eastAsia="zh-CN"/>
              <w:rPrChange w:id="567" w:author="Wang, Junming" w:date="2016-12-04T20:33:00Z">
                <w:rPr>
                  <w:rFonts w:ascii="Times New Roman" w:hAnsi="Times New Roman"/>
                  <w:szCs w:val="24"/>
                  <w:highlight w:val="yellow"/>
                  <w:lang w:eastAsia="zh-CN"/>
                </w:rPr>
              </w:rPrChange>
            </w:rPr>
            <w:delText>essential</w:delText>
          </w:r>
        </w:del>
      </w:ins>
      <w:ins w:id="568" w:author="Liu, Jun" w:date="2016-12-05T09:01:00Z">
        <w:r w:rsidR="0082506C">
          <w:rPr>
            <w:rFonts w:ascii="Times New Roman" w:hAnsi="Times New Roman"/>
            <w:szCs w:val="24"/>
            <w:lang w:eastAsia="zh-CN"/>
          </w:rPr>
          <w:t>significant</w:t>
        </w:r>
      </w:ins>
      <w:ins w:id="569" w:author="Wang, Junming" w:date="2016-12-04T20:33:00Z">
        <w:r w:rsidRPr="000A6FB8">
          <w:rPr>
            <w:rFonts w:ascii="Times New Roman" w:hAnsi="Times New Roman"/>
            <w:szCs w:val="24"/>
            <w:lang w:eastAsia="zh-CN"/>
            <w:rPrChange w:id="570" w:author="Wang, Junming" w:date="2016-12-04T20:33:00Z">
              <w:rPr>
                <w:rFonts w:ascii="Times New Roman" w:hAnsi="Times New Roman"/>
                <w:szCs w:val="24"/>
                <w:highlight w:val="yellow"/>
                <w:lang w:eastAsia="zh-CN"/>
              </w:rPr>
            </w:rPrChange>
          </w:rPr>
          <w:t xml:space="preserve"> in the rapid invasion events, but the two kinds of aerosols characterized with biological discrepancy. Some comparison analyses were carried out between the same sampling period data of horseweed pollens and seeds. </w:t>
        </w:r>
        <w:r w:rsidRPr="001B7363">
          <w:rPr>
            <w:rFonts w:ascii="Times New Roman" w:hAnsi="Times New Roman"/>
            <w:szCs w:val="24"/>
            <w:highlight w:val="yellow"/>
            <w:lang w:eastAsia="zh-CN"/>
          </w:rPr>
          <w:t xml:space="preserve">The emission variation during the whole flowering season, </w:t>
        </w:r>
        <w:del w:id="571" w:author="Liu, Jun" w:date="2016-12-05T09:02:00Z">
          <w:r w:rsidRPr="001B7363" w:rsidDel="0082506C">
            <w:rPr>
              <w:rFonts w:ascii="Times New Roman" w:hAnsi="Times New Roman"/>
              <w:szCs w:val="24"/>
              <w:highlight w:val="yellow"/>
              <w:lang w:eastAsia="zh-CN"/>
            </w:rPr>
            <w:delText xml:space="preserve">the source strength differences, </w:delText>
          </w:r>
        </w:del>
        <w:r w:rsidRPr="001B7363">
          <w:rPr>
            <w:rFonts w:ascii="Times New Roman" w:hAnsi="Times New Roman"/>
            <w:szCs w:val="24"/>
            <w:highlight w:val="yellow"/>
            <w:lang w:eastAsia="zh-CN"/>
          </w:rPr>
          <w:t>the reached height and distance</w:t>
        </w:r>
      </w:ins>
      <w:ins w:id="572" w:author="Liu, Jun" w:date="2016-12-05T09:01:00Z">
        <w:r w:rsidR="0082506C" w:rsidRPr="001B7363">
          <w:rPr>
            <w:rFonts w:ascii="Times New Roman" w:hAnsi="Times New Roman"/>
            <w:szCs w:val="24"/>
            <w:highlight w:val="yellow"/>
            <w:lang w:eastAsia="zh-CN"/>
            <w:rPrChange w:id="573" w:author="Liu, Jun" w:date="2016-12-05T09:09:00Z">
              <w:rPr>
                <w:rFonts w:ascii="Times New Roman" w:hAnsi="Times New Roman"/>
                <w:szCs w:val="24"/>
                <w:lang w:eastAsia="zh-CN"/>
              </w:rPr>
            </w:rPrChange>
          </w:rPr>
          <w:t xml:space="preserve"> in the transportation </w:t>
        </w:r>
      </w:ins>
      <w:ins w:id="574" w:author="Wang, Junming" w:date="2016-12-04T20:33:00Z">
        <w:r w:rsidRPr="001B7363">
          <w:rPr>
            <w:rFonts w:ascii="Times New Roman" w:hAnsi="Times New Roman"/>
            <w:szCs w:val="24"/>
            <w:highlight w:val="yellow"/>
            <w:lang w:eastAsia="zh-CN"/>
          </w:rPr>
          <w:t xml:space="preserve"> were </w:t>
        </w:r>
        <w:del w:id="575" w:author="Liu, Jun" w:date="2016-12-05T09:02:00Z">
          <w:r w:rsidRPr="001B7363" w:rsidDel="0082506C">
            <w:rPr>
              <w:rFonts w:ascii="Times New Roman" w:hAnsi="Times New Roman"/>
              <w:szCs w:val="24"/>
              <w:highlight w:val="yellow"/>
              <w:lang w:eastAsia="zh-CN"/>
            </w:rPr>
            <w:delText>given</w:delText>
          </w:r>
        </w:del>
      </w:ins>
      <w:ins w:id="576" w:author="Liu, Jun" w:date="2016-12-05T09:02:00Z">
        <w:r w:rsidR="0082506C" w:rsidRPr="001B7363">
          <w:rPr>
            <w:rFonts w:ascii="Times New Roman" w:hAnsi="Times New Roman"/>
            <w:szCs w:val="24"/>
            <w:highlight w:val="yellow"/>
            <w:lang w:eastAsia="zh-CN"/>
            <w:rPrChange w:id="577" w:author="Liu, Jun" w:date="2016-12-05T09:09:00Z">
              <w:rPr>
                <w:rFonts w:ascii="Times New Roman" w:hAnsi="Times New Roman"/>
                <w:szCs w:val="24"/>
                <w:lang w:eastAsia="zh-CN"/>
              </w:rPr>
            </w:rPrChange>
          </w:rPr>
          <w:t>discussed</w:t>
        </w:r>
      </w:ins>
      <w:ins w:id="578" w:author="Wang, Junming" w:date="2016-12-04T20:33:00Z">
        <w:del w:id="579" w:author="Liu, Jun" w:date="2016-12-05T09:02:00Z">
          <w:r w:rsidRPr="001B7363" w:rsidDel="0082506C">
            <w:rPr>
              <w:rFonts w:ascii="Times New Roman" w:hAnsi="Times New Roman"/>
              <w:szCs w:val="24"/>
              <w:highlight w:val="yellow"/>
              <w:lang w:eastAsia="zh-CN"/>
            </w:rPr>
            <w:delText xml:space="preserve"> in the results</w:delText>
          </w:r>
        </w:del>
        <w:r w:rsidRPr="001B7363">
          <w:rPr>
            <w:rFonts w:ascii="Times New Roman" w:hAnsi="Times New Roman"/>
            <w:szCs w:val="24"/>
            <w:highlight w:val="yellow"/>
            <w:lang w:eastAsia="zh-CN"/>
          </w:rPr>
          <w:t>.</w:t>
        </w:r>
      </w:ins>
    </w:p>
    <w:p w14:paraId="4B437613" w14:textId="3AD9C142" w:rsidR="00751D85" w:rsidRPr="006947B3" w:rsidDel="000A6FB8" w:rsidRDefault="00751D85">
      <w:pPr>
        <w:autoSpaceDE w:val="0"/>
        <w:autoSpaceDN w:val="0"/>
        <w:adjustRightInd w:val="0"/>
        <w:spacing w:after="0" w:line="480" w:lineRule="auto"/>
        <w:ind w:firstLine="720"/>
        <w:jc w:val="left"/>
        <w:rPr>
          <w:del w:id="580" w:author="Wang, Junming" w:date="2016-12-04T20:33:00Z"/>
          <w:rFonts w:ascii="Times New Roman" w:hAnsi="Times New Roman"/>
          <w:szCs w:val="24"/>
        </w:rPr>
      </w:pPr>
      <w:del w:id="581" w:author="Wang, Junming" w:date="2016-12-04T20:33:00Z">
        <w:r w:rsidRPr="006947B3" w:rsidDel="000A6FB8">
          <w:rPr>
            <w:rFonts w:ascii="Times New Roman" w:hAnsi="Times New Roman"/>
            <w:szCs w:val="24"/>
            <w:lang w:eastAsia="zh-CN"/>
          </w:rPr>
          <w:delText xml:space="preserve">Correlation analyses were conducted to examine the effects of atmospheric parameters on </w:delText>
        </w:r>
        <w:r w:rsidR="00523171" w:rsidRPr="006947B3" w:rsidDel="000A6FB8">
          <w:rPr>
            <w:rFonts w:ascii="Times New Roman" w:hAnsi="Times New Roman"/>
            <w:szCs w:val="24"/>
            <w:lang w:eastAsia="zh-CN"/>
          </w:rPr>
          <w:delText>seed</w:delText>
        </w:r>
        <w:r w:rsidRPr="006947B3" w:rsidDel="000A6FB8">
          <w:rPr>
            <w:rFonts w:ascii="Times New Roman" w:hAnsi="Times New Roman"/>
            <w:szCs w:val="24"/>
            <w:lang w:eastAsia="zh-CN"/>
          </w:rPr>
          <w:delText xml:space="preserve"> dispersal parameters. Atmospheric parameters included u</w:delText>
        </w:r>
        <w:r w:rsidRPr="006947B3" w:rsidDel="000A6FB8">
          <w:rPr>
            <w:rFonts w:ascii="Times New Roman" w:hAnsi="Times New Roman"/>
            <w:szCs w:val="24"/>
            <w:lang w:eastAsia="zh-CN"/>
          </w:rPr>
          <w:sym w:font="Symbol" w:char="F02A"/>
        </w:r>
        <w:r w:rsidRPr="006947B3" w:rsidDel="000A6FB8">
          <w:rPr>
            <w:rFonts w:ascii="Times New Roman" w:hAnsi="Times New Roman"/>
            <w:szCs w:val="24"/>
            <w:lang w:eastAsia="zh-CN"/>
          </w:rPr>
          <w:delText>,</w:delText>
        </w:r>
        <w:r w:rsidRPr="006947B3" w:rsidDel="000A6FB8">
          <w:rPr>
            <w:rFonts w:ascii="Times New Roman" w:hAnsi="Times New Roman"/>
            <w:szCs w:val="24"/>
          </w:rPr>
          <w:delText xml:space="preserve"> </w:delText>
        </w:r>
        <w:r w:rsidRPr="006947B3" w:rsidDel="000A6FB8">
          <w:rPr>
            <w:rFonts w:ascii="Times New Roman" w:hAnsi="Times New Roman"/>
            <w:i/>
            <w:szCs w:val="24"/>
          </w:rPr>
          <w:delText>ξ</w:delText>
        </w:r>
        <w:r w:rsidRPr="006947B3" w:rsidDel="000A6FB8">
          <w:rPr>
            <w:rFonts w:ascii="Times New Roman" w:hAnsi="Times New Roman"/>
            <w:szCs w:val="24"/>
          </w:rPr>
          <w:delText xml:space="preserve">(3.3) , </w:delText>
        </w:r>
        <m:oMath>
          <m:acc>
            <m:accPr>
              <m:chr m:val="̅"/>
              <m:ctrlPr>
                <w:rPr>
                  <w:rFonts w:ascii="Cambria Math" w:hAnsi="Cambria Math"/>
                  <w:i/>
                  <w:szCs w:val="24"/>
                </w:rPr>
              </m:ctrlPr>
            </m:accPr>
            <m:e>
              <m:r>
                <w:rPr>
                  <w:rFonts w:ascii="Cambria Math" w:hAnsi="Cambria Math"/>
                  <w:szCs w:val="24"/>
                </w:rPr>
                <m:t>w</m:t>
              </m:r>
            </m:e>
          </m:acc>
        </m:oMath>
        <w:r w:rsidRPr="006947B3" w:rsidDel="000A6FB8">
          <w:rPr>
            <w:rFonts w:ascii="Times New Roman" w:hAnsi="Times New Roman"/>
            <w:szCs w:val="24"/>
          </w:rPr>
          <w:delText xml:space="preserve">(3.3), </w:delTex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sidDel="000A6FB8">
          <w:rPr>
            <w:rFonts w:ascii="Times New Roman" w:hAnsi="Times New Roman"/>
            <w:szCs w:val="24"/>
          </w:rPr>
          <w:delText xml:space="preserve"> (3.3) </w:delText>
        </w:r>
        <w:r w:rsidRPr="006947B3" w:rsidDel="000A6FB8">
          <w:rPr>
            <w:rFonts w:ascii="Times New Roman" w:hAnsi="Times New Roman"/>
            <w:szCs w:val="24"/>
            <w:lang w:eastAsia="zh-CN"/>
          </w:rPr>
          <w:delText xml:space="preserve"> in the sampling directions, air temperature (T) and its standard deviation (</w:delTex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sidDel="000A6FB8">
          <w:rPr>
            <w:rFonts w:ascii="Times New Roman" w:hAnsi="Times New Roman"/>
            <w:szCs w:val="24"/>
            <w:lang w:eastAsia="zh-CN"/>
          </w:rPr>
          <w:delText>, solar radiation (SR)</w:delText>
        </w:r>
        <w:r w:rsidR="005C34D2" w:rsidRPr="006947B3" w:rsidDel="000A6FB8">
          <w:rPr>
            <w:rFonts w:ascii="Times New Roman" w:hAnsi="Times New Roman"/>
            <w:szCs w:val="24"/>
            <w:lang w:eastAsia="zh-CN"/>
          </w:rPr>
          <w:delText>,</w:delText>
        </w:r>
        <w:r w:rsidRPr="006947B3" w:rsidDel="000A6FB8">
          <w:rPr>
            <w:rFonts w:ascii="Times New Roman" w:hAnsi="Times New Roman"/>
            <w:szCs w:val="24"/>
            <w:lang w:eastAsia="zh-CN"/>
          </w:rPr>
          <w:delText xml:space="preserve"> and relative humidity (RH).  </w:delText>
        </w:r>
        <w:r w:rsidR="001A274A" w:rsidRPr="006947B3" w:rsidDel="000A6FB8">
          <w:rPr>
            <w:rFonts w:ascii="Times New Roman" w:hAnsi="Times New Roman"/>
            <w:szCs w:val="24"/>
            <w:lang w:eastAsia="zh-CN"/>
          </w:rPr>
          <w:delText xml:space="preserve">Seed </w:delText>
        </w:r>
        <w:r w:rsidRPr="006947B3" w:rsidDel="000A6FB8">
          <w:rPr>
            <w:rFonts w:ascii="Times New Roman" w:hAnsi="Times New Roman"/>
            <w:szCs w:val="24"/>
            <w:lang w:eastAsia="zh-CN"/>
          </w:rPr>
          <w:delText xml:space="preserve">dispersal parameters included </w:delText>
        </w:r>
        <w:r w:rsidR="00B852F7" w:rsidRPr="006947B3" w:rsidDel="000A6FB8">
          <w:rPr>
            <w:rFonts w:ascii="Times New Roman" w:hAnsi="Times New Roman"/>
            <w:szCs w:val="24"/>
            <w:lang w:eastAsia="zh-CN"/>
          </w:rPr>
          <w:delText>seed</w:delText>
        </w:r>
        <w:r w:rsidRPr="006947B3" w:rsidDel="000A6FB8">
          <w:rPr>
            <w:rFonts w:ascii="Times New Roman" w:hAnsi="Times New Roman"/>
            <w:szCs w:val="24"/>
            <w:lang w:eastAsia="zh-CN"/>
          </w:rPr>
          <w:delText xml:space="preserve"> concentration (C) and deposition (D) in the center of the field, IHF and source strength, </w:delText>
        </w:r>
        <w:r w:rsidRPr="006947B3" w:rsidDel="000A6FB8">
          <w:rPr>
            <w:rFonts w:ascii="Times New Roman" w:hAnsi="Times New Roman"/>
            <w:i/>
            <w:szCs w:val="24"/>
            <w:lang w:eastAsia="zh-CN"/>
          </w:rPr>
          <w:delText>Q</w:delText>
        </w:r>
        <w:r w:rsidRPr="006947B3" w:rsidDel="000A6FB8">
          <w:rPr>
            <w:rFonts w:ascii="Times New Roman" w:hAnsi="Times New Roman"/>
            <w:i/>
            <w:szCs w:val="24"/>
            <w:vertAlign w:val="subscript"/>
            <w:lang w:eastAsia="zh-CN"/>
          </w:rPr>
          <w:delText>o</w:delText>
        </w:r>
        <w:r w:rsidRPr="006947B3" w:rsidDel="000A6FB8">
          <w:rPr>
            <w:rFonts w:ascii="Times New Roman" w:hAnsi="Times New Roman"/>
            <w:szCs w:val="24"/>
            <w:vertAlign w:val="subscript"/>
            <w:lang w:eastAsia="zh-CN"/>
          </w:rPr>
          <w:delText xml:space="preserve"> </w:delText>
        </w:r>
        <w:r w:rsidRPr="006947B3" w:rsidDel="000A6FB8">
          <w:rPr>
            <w:rFonts w:ascii="Times New Roman" w:hAnsi="Times New Roman"/>
            <w:szCs w:val="24"/>
            <w:lang w:eastAsia="zh-CN"/>
          </w:rPr>
          <w:delText>(representing source production), the ratio of center concentration at different</w:delText>
        </w:r>
        <w:r w:rsidR="00CA0B43" w:rsidRPr="006947B3" w:rsidDel="000A6FB8">
          <w:rPr>
            <w:rFonts w:ascii="Times New Roman" w:hAnsi="Times New Roman"/>
            <w:szCs w:val="24"/>
            <w:lang w:eastAsia="zh-CN"/>
          </w:rPr>
          <w:delText xml:space="preserve"> </w:delText>
        </w:r>
        <w:r w:rsidRPr="006947B3" w:rsidDel="000A6FB8">
          <w:rPr>
            <w:rFonts w:ascii="Times New Roman" w:hAnsi="Times New Roman"/>
            <w:szCs w:val="24"/>
            <w:lang w:eastAsia="zh-CN"/>
          </w:rPr>
          <w:delText xml:space="preserve">heights </w:delText>
        </w:r>
        <w:r w:rsidR="001A274A" w:rsidRPr="006947B3" w:rsidDel="000A6FB8">
          <w:rPr>
            <w:rFonts w:ascii="Times New Roman" w:hAnsi="Times New Roman"/>
            <w:szCs w:val="24"/>
            <w:lang w:eastAsia="zh-CN"/>
          </w:rPr>
          <w:delText>to</w:delText>
        </w:r>
        <w:r w:rsidRPr="006947B3" w:rsidDel="000A6FB8">
          <w:rPr>
            <w:rFonts w:ascii="Times New Roman" w:hAnsi="Times New Roman"/>
            <w:szCs w:val="24"/>
            <w:lang w:eastAsia="zh-CN"/>
          </w:rPr>
          <w:delText xml:space="preserve"> the canopy height (</w:delText>
        </w:r>
        <w:r w:rsidR="00B11D7E" w:rsidRPr="006947B3" w:rsidDel="000A6FB8">
          <w:rPr>
            <w:rFonts w:ascii="Times New Roman" w:hAnsi="Times New Roman"/>
            <w:szCs w:val="24"/>
            <w:lang w:eastAsia="zh-CN"/>
          </w:rPr>
          <w:delText>seed</w:delText>
        </w:r>
        <w:r w:rsidRPr="006947B3" w:rsidDel="000A6FB8">
          <w:rPr>
            <w:rFonts w:ascii="Times New Roman" w:hAnsi="Times New Roman"/>
            <w:szCs w:val="24"/>
            <w:lang w:eastAsia="zh-CN"/>
          </w:rPr>
          <w:delText xml:space="preserve"> vertical transport), the ratio of concentration at the field edge to that at the field center canopy height (horizontal transport), the ratio of  deposition at different distances to </w:delText>
        </w:r>
        <w:r w:rsidR="001C562F" w:rsidRPr="006947B3" w:rsidDel="000A6FB8">
          <w:rPr>
            <w:rFonts w:ascii="Times New Roman" w:hAnsi="Times New Roman"/>
            <w:szCs w:val="24"/>
            <w:lang w:eastAsia="zh-CN"/>
          </w:rPr>
          <w:delText>source strength</w:delText>
        </w:r>
        <w:r w:rsidRPr="006947B3" w:rsidDel="000A6FB8">
          <w:rPr>
            <w:rFonts w:ascii="Times New Roman" w:hAnsi="Times New Roman"/>
            <w:szCs w:val="24"/>
            <w:lang w:eastAsia="zh-CN"/>
          </w:rPr>
          <w:delText xml:space="preserve"> (horizontal transport), the ratio of  balloon-measured concentration at different heights to the center concentration at canopy height (vertical transport), and the ratio of the balloon-measured concentration at different downwind distances to the center concentration at canopy height (horizontal transport).  </w:delText>
        </w:r>
      </w:del>
    </w:p>
    <w:p w14:paraId="76159A08" w14:textId="461930A1" w:rsidR="00056E9E" w:rsidRPr="00C17972" w:rsidRDefault="00056E9E">
      <w:pPr>
        <w:pStyle w:val="Heading1"/>
        <w:spacing w:line="480" w:lineRule="auto"/>
        <w:rPr>
          <w:rStyle w:val="BDAbstractTitleChar"/>
          <w:rFonts w:ascii="Times New Roman" w:hAnsi="Times New Roman" w:cs="Times New Roman"/>
          <w:b/>
          <w:bCs w:val="0"/>
          <w:kern w:val="32"/>
          <w:sz w:val="24"/>
          <w:szCs w:val="24"/>
        </w:rPr>
        <w:pPrChange w:id="582" w:author="Liu, Jun" w:date="2016-12-05T09:04:00Z">
          <w:pPr>
            <w:pStyle w:val="Heading1"/>
          </w:pPr>
        </w:pPrChange>
      </w:pPr>
      <w:r w:rsidRPr="00C17972">
        <w:rPr>
          <w:rStyle w:val="BDAbstractTitleChar"/>
          <w:rFonts w:ascii="Times New Roman" w:hAnsi="Times New Roman"/>
          <w:b/>
          <w:kern w:val="32"/>
          <w:sz w:val="24"/>
          <w:szCs w:val="24"/>
        </w:rPr>
        <w:t>RESULTS</w:t>
      </w:r>
    </w:p>
    <w:p w14:paraId="35C30AA9" w14:textId="4F6B6DEC" w:rsidR="00D73B51" w:rsidRPr="00C17972" w:rsidRDefault="00FF1C58">
      <w:pPr>
        <w:pStyle w:val="Heading2"/>
        <w:spacing w:line="480" w:lineRule="auto"/>
        <w:rPr>
          <w:rFonts w:ascii="Times New Roman" w:hAnsi="Times New Roman"/>
          <w:sz w:val="22"/>
          <w:szCs w:val="22"/>
        </w:rPr>
        <w:pPrChange w:id="583" w:author="Liu, Jun" w:date="2016-12-05T09:04:00Z">
          <w:pPr>
            <w:pStyle w:val="Heading2"/>
          </w:pPr>
        </w:pPrChange>
      </w:pPr>
      <w:r w:rsidRPr="00C17972">
        <w:rPr>
          <w:rFonts w:ascii="Times New Roman" w:hAnsi="Times New Roman" w:cs="Times New Roman"/>
          <w:sz w:val="22"/>
          <w:szCs w:val="22"/>
        </w:rPr>
        <w:t>Source production</w:t>
      </w:r>
    </w:p>
    <w:p w14:paraId="167CC2A6" w14:textId="6E02CA07" w:rsidR="00B94834" w:rsidRPr="006947B3" w:rsidRDefault="008419B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w:t>
      </w:r>
      <w:ins w:id="584" w:author="Liu, Jun" w:date="2016-12-06T08:56:00Z">
        <w:r w:rsidR="00D15DE6">
          <w:rPr>
            <w:rFonts w:ascii="Times New Roman" w:eastAsia="CMR12" w:hAnsi="Times New Roman"/>
            <w:szCs w:val="24"/>
          </w:rPr>
          <w:t xml:space="preserve"> </w:t>
        </w:r>
      </w:ins>
      <w:del w:id="585" w:author="Liu, Jun" w:date="2016-12-06T08:56:00Z">
        <w:r w:rsidR="00220FC2" w:rsidRPr="006947B3" w:rsidDel="00D15DE6">
          <w:rPr>
            <w:rFonts w:ascii="Times New Roman" w:eastAsia="CMR12" w:hAnsi="Times New Roman"/>
            <w:szCs w:val="24"/>
          </w:rPr>
          <w:delText xml:space="preserve"> </w:delText>
        </w:r>
      </w:del>
      <w:r w:rsidR="00220FC2" w:rsidRPr="006947B3">
        <w:rPr>
          <w:rFonts w:ascii="Times New Roman" w:eastAsia="CMR12" w:hAnsi="Times New Roman"/>
          <w:szCs w:val="24"/>
        </w:rPr>
        <w:t>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ins w:id="586" w:author="Liu, Jun" w:date="2016-12-06T08:56:00Z">
        <w:r w:rsidR="00D15DE6">
          <w:rPr>
            <w:rFonts w:ascii="Times New Roman" w:eastAsia="CMR12" w:hAnsi="Times New Roman"/>
            <w:szCs w:val="24"/>
          </w:rPr>
          <w:t xml:space="preserve"> For obtaining dynamic emitting data, each sampling lasted</w:t>
        </w:r>
      </w:ins>
      <w:ins w:id="587" w:author="Liu, Jun" w:date="2016-12-06T08:57:00Z">
        <w:r w:rsidR="00D15DE6">
          <w:rPr>
            <w:rFonts w:ascii="Times New Roman" w:eastAsia="CMR12" w:hAnsi="Times New Roman"/>
            <w:szCs w:val="24"/>
          </w:rPr>
          <w:t xml:space="preserve"> just about 2 or 3 hours.</w:t>
        </w:r>
      </w:ins>
      <w:ins w:id="588" w:author="Liu, Jun" w:date="2016-12-06T08:56:00Z">
        <w:r w:rsidR="00D15DE6">
          <w:rPr>
            <w:rFonts w:ascii="Times New Roman" w:eastAsia="CMR12" w:hAnsi="Times New Roman"/>
            <w:szCs w:val="24"/>
          </w:rPr>
          <w:t xml:space="preserve"> </w:t>
        </w:r>
      </w:ins>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lastRenderedPageBreak/>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pPr>
        <w:pStyle w:val="Heading2"/>
        <w:spacing w:line="480" w:lineRule="auto"/>
        <w:rPr>
          <w:rFonts w:ascii="Times New Roman" w:hAnsi="Times New Roman"/>
          <w:sz w:val="22"/>
          <w:szCs w:val="22"/>
        </w:rPr>
        <w:pPrChange w:id="589" w:author="Liu, Jun" w:date="2016-12-05T09:45:00Z">
          <w:pPr>
            <w:pStyle w:val="Heading2"/>
          </w:pPr>
        </w:pPrChange>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rsidP="00BB7157">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pPr>
        <w:pStyle w:val="Heading2"/>
        <w:spacing w:line="480" w:lineRule="auto"/>
        <w:rPr>
          <w:rFonts w:ascii="Times New Roman" w:hAnsi="Times New Roman"/>
          <w:sz w:val="22"/>
          <w:szCs w:val="22"/>
        </w:rPr>
        <w:pPrChange w:id="590" w:author="Liu, Jun" w:date="2016-12-06T09:41:00Z">
          <w:pPr>
            <w:pStyle w:val="Heading2"/>
          </w:pPr>
        </w:pPrChange>
      </w:pPr>
      <w:r w:rsidRPr="00C17972">
        <w:rPr>
          <w:rFonts w:ascii="Times New Roman" w:hAnsi="Times New Roman" w:cs="Times New Roman"/>
          <w:sz w:val="22"/>
          <w:szCs w:val="22"/>
        </w:rPr>
        <w:lastRenderedPageBreak/>
        <w:t>Deposition with distance</w:t>
      </w:r>
    </w:p>
    <w:p w14:paraId="730F553F" w14:textId="41764AFD" w:rsidR="00056E9E" w:rsidRPr="006947B3" w:rsidRDefault="00F977DF">
      <w:pPr>
        <w:autoSpaceDE w:val="0"/>
        <w:autoSpaceDN w:val="0"/>
        <w:adjustRightInd w:val="0"/>
        <w:spacing w:after="0" w:line="480" w:lineRule="auto"/>
        <w:ind w:firstLine="720"/>
        <w:rPr>
          <w:rFonts w:ascii="Times New Roman" w:hAnsi="Times New Roman"/>
          <w:szCs w:val="24"/>
        </w:rPr>
      </w:pPr>
      <w:r w:rsidRPr="00BB7157">
        <w:rPr>
          <w:rFonts w:ascii="Times New Roman" w:hAnsi="Times New Roman"/>
          <w:szCs w:val="24"/>
          <w:highlight w:val="yellow"/>
          <w:rPrChange w:id="591" w:author="Liu, Jun" w:date="2016-12-06T09:40:00Z">
            <w:rPr>
              <w:rFonts w:ascii="Times New Roman" w:hAnsi="Times New Roman"/>
              <w:szCs w:val="24"/>
            </w:rPr>
          </w:rPrChange>
        </w:rPr>
        <w:t>Seed</w:t>
      </w:r>
      <w:r w:rsidR="00751D85" w:rsidRPr="00BB7157">
        <w:rPr>
          <w:rFonts w:ascii="Times New Roman" w:hAnsi="Times New Roman"/>
          <w:szCs w:val="24"/>
          <w:highlight w:val="yellow"/>
          <w:rPrChange w:id="592" w:author="Liu, Jun" w:date="2016-12-06T09:40:00Z">
            <w:rPr>
              <w:rFonts w:ascii="Times New Roman" w:hAnsi="Times New Roman"/>
              <w:szCs w:val="24"/>
            </w:rPr>
          </w:rPrChange>
        </w:rPr>
        <w:t xml:space="preserve"> deposition with distance followed a negative-power </w:t>
      </w:r>
      <w:r w:rsidR="00C042BD" w:rsidRPr="00BB7157">
        <w:rPr>
          <w:highlight w:val="yellow"/>
          <w:rPrChange w:id="593" w:author="Liu, Jun" w:date="2016-12-06T09:40:00Z">
            <w:rPr/>
          </w:rPrChange>
        </w:rPr>
        <w:fldChar w:fldCharType="begin"/>
      </w:r>
      <w:r w:rsidR="00C042BD" w:rsidRPr="00BB7157">
        <w:rPr>
          <w:highlight w:val="yellow"/>
          <w:rPrChange w:id="594" w:author="Liu, Jun" w:date="2016-12-06T09:40:00Z">
            <w:rPr/>
          </w:rPrChange>
        </w:rPr>
        <w:instrText xml:space="preserve"> HYPERLINK "https://www.google.com/search?biw=1517&amp;bih=741&amp;q=logarithmic&amp;spell=1&amp;sa=X&amp;ei=40_FU8flJ8mVyAT5i4H4Aw&amp;ved=0CBoQvwUoAA" </w:instrText>
      </w:r>
      <w:r w:rsidR="00C042BD" w:rsidRPr="00BB7157">
        <w:rPr>
          <w:highlight w:val="yellow"/>
          <w:rPrChange w:id="595" w:author="Liu, Jun" w:date="2016-12-06T09:40:00Z">
            <w:rPr>
              <w:rFonts w:ascii="Times New Roman" w:hAnsi="Times New Roman"/>
              <w:szCs w:val="24"/>
            </w:rPr>
          </w:rPrChange>
        </w:rPr>
        <w:fldChar w:fldCharType="separate"/>
      </w:r>
      <w:r w:rsidR="00751D85" w:rsidRPr="00BB7157">
        <w:rPr>
          <w:rFonts w:ascii="Times New Roman" w:hAnsi="Times New Roman"/>
          <w:szCs w:val="24"/>
          <w:highlight w:val="yellow"/>
          <w:rPrChange w:id="596" w:author="Liu, Jun" w:date="2016-12-06T09:40:00Z">
            <w:rPr>
              <w:rFonts w:ascii="Times New Roman" w:hAnsi="Times New Roman"/>
              <w:szCs w:val="24"/>
            </w:rPr>
          </w:rPrChange>
        </w:rPr>
        <w:t>exponential</w:t>
      </w:r>
      <w:r w:rsidR="00C042BD" w:rsidRPr="00BB7157">
        <w:rPr>
          <w:rFonts w:ascii="Times New Roman" w:hAnsi="Times New Roman"/>
          <w:szCs w:val="24"/>
          <w:highlight w:val="yellow"/>
          <w:rPrChange w:id="597" w:author="Liu, Jun" w:date="2016-12-06T09:40:00Z">
            <w:rPr>
              <w:rFonts w:ascii="Times New Roman" w:hAnsi="Times New Roman"/>
              <w:szCs w:val="24"/>
            </w:rPr>
          </w:rPrChange>
        </w:rPr>
        <w:fldChar w:fldCharType="end"/>
      </w:r>
      <w:r w:rsidR="00751D85" w:rsidRPr="00BB7157">
        <w:rPr>
          <w:rFonts w:ascii="Times New Roman" w:hAnsi="Times New Roman"/>
          <w:szCs w:val="24"/>
          <w:highlight w:val="yellow"/>
          <w:rPrChange w:id="598" w:author="Liu, Jun" w:date="2016-12-06T09:40:00Z">
            <w:rPr>
              <w:rFonts w:ascii="Times New Roman" w:hAnsi="Times New Roman"/>
              <w:szCs w:val="24"/>
            </w:rPr>
          </w:rPrChange>
        </w:rPr>
        <w:t xml:space="preserve"> curve (</w:t>
      </w:r>
      <w:r w:rsidR="00A62C2E" w:rsidRPr="00BB7157">
        <w:rPr>
          <w:rFonts w:ascii="Times New Roman" w:hAnsi="Times New Roman"/>
          <w:szCs w:val="24"/>
          <w:highlight w:val="yellow"/>
          <w:rPrChange w:id="599" w:author="Liu, Jun" w:date="2016-12-06T09:40:00Z">
            <w:rPr>
              <w:rFonts w:ascii="Times New Roman" w:hAnsi="Times New Roman"/>
              <w:szCs w:val="24"/>
            </w:rPr>
          </w:rPrChange>
        </w:rPr>
        <w:t xml:space="preserve">Fig. </w:t>
      </w:r>
      <w:r w:rsidR="00B47948" w:rsidRPr="00BB7157">
        <w:rPr>
          <w:rFonts w:ascii="Times New Roman" w:hAnsi="Times New Roman"/>
          <w:szCs w:val="24"/>
          <w:highlight w:val="yellow"/>
          <w:rPrChange w:id="600" w:author="Liu, Jun" w:date="2016-12-06T09:40:00Z">
            <w:rPr>
              <w:rFonts w:ascii="Times New Roman" w:hAnsi="Times New Roman"/>
              <w:szCs w:val="24"/>
            </w:rPr>
          </w:rPrChange>
        </w:rPr>
        <w:t>6</w:t>
      </w:r>
      <w:r w:rsidR="00751D85" w:rsidRPr="00BB7157">
        <w:rPr>
          <w:rFonts w:ascii="Times New Roman" w:hAnsi="Times New Roman"/>
          <w:szCs w:val="24"/>
          <w:highlight w:val="yellow"/>
          <w:rPrChange w:id="601" w:author="Liu, Jun" w:date="2016-12-06T09:40:00Z">
            <w:rPr>
              <w:rFonts w:ascii="Times New Roman" w:hAnsi="Times New Roman"/>
              <w:szCs w:val="24"/>
            </w:rPr>
          </w:rPrChange>
        </w:rPr>
        <w:t>). The deposition dec</w:t>
      </w:r>
      <w:r w:rsidR="001411A9" w:rsidRPr="00BB7157">
        <w:rPr>
          <w:rFonts w:ascii="Times New Roman" w:hAnsi="Times New Roman"/>
          <w:szCs w:val="24"/>
          <w:highlight w:val="yellow"/>
          <w:rPrChange w:id="602" w:author="Liu, Jun" w:date="2016-12-06T09:40:00Z">
            <w:rPr>
              <w:rFonts w:ascii="Times New Roman" w:hAnsi="Times New Roman"/>
              <w:szCs w:val="24"/>
            </w:rPr>
          </w:rPrChange>
        </w:rPr>
        <w:t>reased to 4</w:t>
      </w:r>
      <w:r w:rsidR="00482B57" w:rsidRPr="00BB7157">
        <w:rPr>
          <w:rFonts w:ascii="Times New Roman" w:hAnsi="Times New Roman"/>
          <w:szCs w:val="24"/>
          <w:highlight w:val="yellow"/>
          <w:rPrChange w:id="603" w:author="Liu, Jun" w:date="2016-12-06T09:40:00Z">
            <w:rPr>
              <w:rFonts w:ascii="Times New Roman" w:hAnsi="Times New Roman"/>
              <w:szCs w:val="24"/>
            </w:rPr>
          </w:rPrChange>
        </w:rPr>
        <w:t>3</w:t>
      </w:r>
      <w:r w:rsidR="00751D85" w:rsidRPr="00BB7157">
        <w:rPr>
          <w:rFonts w:ascii="Times New Roman" w:hAnsi="Times New Roman"/>
          <w:szCs w:val="24"/>
          <w:highlight w:val="yellow"/>
          <w:rPrChange w:id="604" w:author="Liu, Jun" w:date="2016-12-06T09:40:00Z">
            <w:rPr>
              <w:rFonts w:ascii="Times New Roman" w:hAnsi="Times New Roman"/>
              <w:szCs w:val="24"/>
            </w:rPr>
          </w:rPrChange>
        </w:rPr>
        <w:t xml:space="preserve">% </w:t>
      </w:r>
      <w:r w:rsidR="00743968" w:rsidRPr="00BB7157">
        <w:rPr>
          <w:rFonts w:ascii="Times New Roman" w:hAnsi="Times New Roman"/>
          <w:szCs w:val="24"/>
          <w:highlight w:val="yellow"/>
          <w:rPrChange w:id="605" w:author="Liu, Jun" w:date="2016-12-06T09:40:00Z">
            <w:rPr>
              <w:rFonts w:ascii="Times New Roman" w:hAnsi="Times New Roman"/>
              <w:szCs w:val="24"/>
            </w:rPr>
          </w:rPrChange>
        </w:rPr>
        <w:t>(</w:t>
      </w:r>
      <w:r w:rsidR="00E055E9" w:rsidRPr="00BB7157">
        <w:rPr>
          <w:rFonts w:ascii="Times New Roman" w:hAnsi="Times New Roman"/>
          <w:szCs w:val="24"/>
          <w:highlight w:val="yellow"/>
          <w:rPrChange w:id="606" w:author="Liu, Jun" w:date="2016-12-06T09:40:00Z">
            <w:rPr>
              <w:rFonts w:ascii="Times New Roman" w:hAnsi="Times New Roman"/>
              <w:szCs w:val="24"/>
            </w:rPr>
          </w:rPrChange>
        </w:rPr>
        <w:t xml:space="preserve">0.018 </w:t>
      </w:r>
      <w:r w:rsidR="007914F7" w:rsidRPr="00BB7157">
        <w:rPr>
          <w:rFonts w:ascii="Times New Roman" w:hAnsi="Times New Roman"/>
          <w:szCs w:val="24"/>
          <w:highlight w:val="yellow"/>
          <w:rPrChange w:id="607" w:author="Liu, Jun" w:date="2016-12-06T09:40:00Z">
            <w:rPr>
              <w:rFonts w:ascii="Times New Roman" w:hAnsi="Times New Roman"/>
              <w:szCs w:val="24"/>
            </w:rPr>
          </w:rPrChange>
        </w:rPr>
        <w:t>seed</w:t>
      </w:r>
      <w:r w:rsidR="00743968" w:rsidRPr="00BB7157">
        <w:rPr>
          <w:rFonts w:ascii="Times New Roman" w:hAnsi="Times New Roman"/>
          <w:szCs w:val="24"/>
          <w:highlight w:val="yellow"/>
          <w:rPrChange w:id="608" w:author="Liu, Jun" w:date="2016-12-06T09:40:00Z">
            <w:rPr>
              <w:rFonts w:ascii="Times New Roman" w:hAnsi="Times New Roman"/>
              <w:szCs w:val="24"/>
            </w:rPr>
          </w:rPrChange>
        </w:rPr>
        <w:t>s/m</w:t>
      </w:r>
      <w:r w:rsidR="00743968" w:rsidRPr="00BB7157">
        <w:rPr>
          <w:rFonts w:ascii="Times New Roman" w:hAnsi="Times New Roman"/>
          <w:szCs w:val="24"/>
          <w:highlight w:val="yellow"/>
          <w:vertAlign w:val="superscript"/>
          <w:rPrChange w:id="609" w:author="Liu, Jun" w:date="2016-12-06T09:40:00Z">
            <w:rPr>
              <w:rFonts w:ascii="Times New Roman" w:hAnsi="Times New Roman"/>
              <w:szCs w:val="24"/>
              <w:vertAlign w:val="superscript"/>
            </w:rPr>
          </w:rPrChange>
        </w:rPr>
        <w:t>2</w:t>
      </w:r>
      <w:r w:rsidR="00743968" w:rsidRPr="00BB7157">
        <w:rPr>
          <w:rFonts w:ascii="Times New Roman" w:hAnsi="Times New Roman"/>
          <w:szCs w:val="24"/>
          <w:highlight w:val="yellow"/>
          <w:rPrChange w:id="610" w:author="Liu, Jun" w:date="2016-12-06T09:40:00Z">
            <w:rPr>
              <w:rFonts w:ascii="Times New Roman" w:hAnsi="Times New Roman"/>
              <w:szCs w:val="24"/>
            </w:rPr>
          </w:rPrChange>
        </w:rPr>
        <w:t xml:space="preserve">/s) </w:t>
      </w:r>
      <w:r w:rsidR="00751D85" w:rsidRPr="00BB7157">
        <w:rPr>
          <w:rFonts w:ascii="Times New Roman" w:hAnsi="Times New Roman"/>
          <w:szCs w:val="24"/>
          <w:highlight w:val="yellow"/>
          <w:rPrChange w:id="611" w:author="Liu, Jun" w:date="2016-12-06T09:40:00Z">
            <w:rPr>
              <w:rFonts w:ascii="Times New Roman" w:hAnsi="Times New Roman"/>
              <w:szCs w:val="24"/>
            </w:rPr>
          </w:rPrChange>
        </w:rPr>
        <w:t xml:space="preserve">at </w:t>
      </w:r>
      <w:r w:rsidR="00606598" w:rsidRPr="00BB7157">
        <w:rPr>
          <w:rFonts w:ascii="Times New Roman" w:hAnsi="Times New Roman"/>
          <w:szCs w:val="24"/>
          <w:highlight w:val="yellow"/>
          <w:rPrChange w:id="612" w:author="Liu, Jun" w:date="2016-12-06T09:40:00Z">
            <w:rPr>
              <w:rFonts w:ascii="Times New Roman" w:hAnsi="Times New Roman"/>
              <w:szCs w:val="24"/>
            </w:rPr>
          </w:rPrChange>
        </w:rPr>
        <w:t>22</w:t>
      </w:r>
      <w:r w:rsidR="00751D85" w:rsidRPr="00BB7157">
        <w:rPr>
          <w:rFonts w:ascii="Times New Roman" w:hAnsi="Times New Roman"/>
          <w:szCs w:val="24"/>
          <w:highlight w:val="yellow"/>
          <w:rPrChange w:id="613" w:author="Liu, Jun" w:date="2016-12-06T09:40:00Z">
            <w:rPr>
              <w:rFonts w:ascii="Times New Roman" w:hAnsi="Times New Roman"/>
              <w:szCs w:val="24"/>
            </w:rPr>
          </w:rPrChange>
        </w:rPr>
        <w:t xml:space="preserve"> m from the source field edge. Then, deposition gradually decreased with dis</w:t>
      </w:r>
      <w:r w:rsidR="008962B8" w:rsidRPr="00BB7157">
        <w:rPr>
          <w:rFonts w:ascii="Times New Roman" w:hAnsi="Times New Roman"/>
          <w:szCs w:val="24"/>
          <w:highlight w:val="yellow"/>
          <w:rPrChange w:id="614" w:author="Liu, Jun" w:date="2016-12-06T09:40:00Z">
            <w:rPr>
              <w:rFonts w:ascii="Times New Roman" w:hAnsi="Times New Roman"/>
              <w:szCs w:val="24"/>
            </w:rPr>
          </w:rPrChange>
        </w:rPr>
        <w:t xml:space="preserve">tance. </w:t>
      </w:r>
      <w:r w:rsidR="00B83A57" w:rsidRPr="00BB7157">
        <w:rPr>
          <w:rFonts w:ascii="Times New Roman" w:hAnsi="Times New Roman"/>
          <w:szCs w:val="24"/>
          <w:highlight w:val="yellow"/>
          <w:rPrChange w:id="615" w:author="Liu, Jun" w:date="2016-12-06T09:40:00Z">
            <w:rPr>
              <w:rFonts w:ascii="Times New Roman" w:hAnsi="Times New Roman"/>
              <w:szCs w:val="24"/>
            </w:rPr>
          </w:rPrChange>
        </w:rPr>
        <w:t>At</w:t>
      </w:r>
      <w:r w:rsidR="008962B8" w:rsidRPr="00BB7157">
        <w:rPr>
          <w:rFonts w:ascii="Times New Roman" w:hAnsi="Times New Roman"/>
          <w:szCs w:val="24"/>
          <w:highlight w:val="yellow"/>
          <w:rPrChange w:id="616" w:author="Liu, Jun" w:date="2016-12-06T09:40:00Z">
            <w:rPr>
              <w:rFonts w:ascii="Times New Roman" w:hAnsi="Times New Roman"/>
              <w:szCs w:val="24"/>
            </w:rPr>
          </w:rPrChange>
        </w:rPr>
        <w:t xml:space="preserve"> 32</w:t>
      </w:r>
      <w:r w:rsidR="00751D85" w:rsidRPr="00BB7157">
        <w:rPr>
          <w:rFonts w:ascii="Times New Roman" w:hAnsi="Times New Roman"/>
          <w:szCs w:val="24"/>
          <w:highlight w:val="yellow"/>
          <w:rPrChange w:id="617" w:author="Liu, Jun" w:date="2016-12-06T09:40:00Z">
            <w:rPr>
              <w:rFonts w:ascii="Times New Roman" w:hAnsi="Times New Roman"/>
              <w:szCs w:val="24"/>
            </w:rPr>
          </w:rPrChange>
        </w:rPr>
        <w:t>0 to 480 m, the average deposi</w:t>
      </w:r>
      <w:r w:rsidR="007D7AD8" w:rsidRPr="00BB7157">
        <w:rPr>
          <w:rFonts w:ascii="Times New Roman" w:hAnsi="Times New Roman"/>
          <w:szCs w:val="24"/>
          <w:highlight w:val="yellow"/>
          <w:rPrChange w:id="618" w:author="Liu, Jun" w:date="2016-12-06T09:40:00Z">
            <w:rPr>
              <w:rFonts w:ascii="Times New Roman" w:hAnsi="Times New Roman"/>
              <w:szCs w:val="24"/>
            </w:rPr>
          </w:rPrChange>
        </w:rPr>
        <w:t xml:space="preserve">tion was </w:t>
      </w:r>
      <w:r w:rsidR="00B27B6B" w:rsidRPr="00BB7157">
        <w:rPr>
          <w:rFonts w:ascii="Times New Roman" w:hAnsi="Times New Roman"/>
          <w:szCs w:val="24"/>
          <w:highlight w:val="yellow"/>
          <w:rPrChange w:id="619" w:author="Liu, Jun" w:date="2016-12-06T09:40:00Z">
            <w:rPr>
              <w:rFonts w:ascii="Times New Roman" w:hAnsi="Times New Roman"/>
              <w:szCs w:val="24"/>
            </w:rPr>
          </w:rPrChange>
        </w:rPr>
        <w:t>1.8 to 3.9</w:t>
      </w:r>
      <w:r w:rsidR="00751D85" w:rsidRPr="00BB7157">
        <w:rPr>
          <w:rFonts w:ascii="Times New Roman" w:hAnsi="Times New Roman"/>
          <w:szCs w:val="24"/>
          <w:highlight w:val="yellow"/>
          <w:rPrChange w:id="620" w:author="Liu, Jun" w:date="2016-12-06T09:40:00Z">
            <w:rPr>
              <w:rFonts w:ascii="Times New Roman" w:hAnsi="Times New Roman"/>
              <w:szCs w:val="24"/>
            </w:rPr>
          </w:rPrChange>
        </w:rPr>
        <w:t>%</w:t>
      </w:r>
      <w:r w:rsidR="006720D3" w:rsidRPr="00BB7157">
        <w:rPr>
          <w:rFonts w:ascii="Times New Roman" w:hAnsi="Times New Roman"/>
          <w:szCs w:val="24"/>
          <w:highlight w:val="yellow"/>
          <w:rPrChange w:id="621" w:author="Liu, Jun" w:date="2016-12-06T09:40:00Z">
            <w:rPr>
              <w:rFonts w:ascii="Times New Roman" w:hAnsi="Times New Roman"/>
              <w:szCs w:val="24"/>
            </w:rPr>
          </w:rPrChange>
        </w:rPr>
        <w:t xml:space="preserve"> (</w:t>
      </w:r>
      <w:r w:rsidR="00B27B6B" w:rsidRPr="00BB7157">
        <w:rPr>
          <w:rFonts w:ascii="Times New Roman" w:hAnsi="Times New Roman"/>
          <w:szCs w:val="24"/>
          <w:highlight w:val="yellow"/>
          <w:rPrChange w:id="622" w:author="Liu, Jun" w:date="2016-12-06T09:40:00Z">
            <w:rPr>
              <w:rFonts w:ascii="Times New Roman" w:hAnsi="Times New Roman"/>
              <w:szCs w:val="24"/>
            </w:rPr>
          </w:rPrChange>
        </w:rPr>
        <w:t xml:space="preserve">0.0025 to 0.0018 </w:t>
      </w:r>
      <w:r w:rsidR="007914F7" w:rsidRPr="00BB7157">
        <w:rPr>
          <w:rFonts w:ascii="Times New Roman" w:hAnsi="Times New Roman"/>
          <w:szCs w:val="24"/>
          <w:highlight w:val="yellow"/>
          <w:rPrChange w:id="623" w:author="Liu, Jun" w:date="2016-12-06T09:40:00Z">
            <w:rPr>
              <w:rFonts w:ascii="Times New Roman" w:hAnsi="Times New Roman"/>
              <w:szCs w:val="24"/>
            </w:rPr>
          </w:rPrChange>
        </w:rPr>
        <w:t>seed</w:t>
      </w:r>
      <w:r w:rsidR="006720D3" w:rsidRPr="00BB7157">
        <w:rPr>
          <w:rFonts w:ascii="Times New Roman" w:hAnsi="Times New Roman"/>
          <w:szCs w:val="24"/>
          <w:highlight w:val="yellow"/>
          <w:rPrChange w:id="624" w:author="Liu, Jun" w:date="2016-12-06T09:40:00Z">
            <w:rPr>
              <w:rFonts w:ascii="Times New Roman" w:hAnsi="Times New Roman"/>
              <w:szCs w:val="24"/>
            </w:rPr>
          </w:rPrChange>
        </w:rPr>
        <w:t>s/m</w:t>
      </w:r>
      <w:r w:rsidR="006720D3" w:rsidRPr="00BB7157">
        <w:rPr>
          <w:rFonts w:ascii="Times New Roman" w:hAnsi="Times New Roman"/>
          <w:szCs w:val="24"/>
          <w:highlight w:val="yellow"/>
          <w:vertAlign w:val="superscript"/>
          <w:rPrChange w:id="625" w:author="Liu, Jun" w:date="2016-12-06T09:40:00Z">
            <w:rPr>
              <w:rFonts w:ascii="Times New Roman" w:hAnsi="Times New Roman"/>
              <w:szCs w:val="24"/>
              <w:vertAlign w:val="superscript"/>
            </w:rPr>
          </w:rPrChange>
        </w:rPr>
        <w:t>2</w:t>
      </w:r>
      <w:r w:rsidR="006720D3" w:rsidRPr="00BB7157">
        <w:rPr>
          <w:rFonts w:ascii="Times New Roman" w:hAnsi="Times New Roman"/>
          <w:szCs w:val="24"/>
          <w:highlight w:val="yellow"/>
          <w:rPrChange w:id="626" w:author="Liu, Jun" w:date="2016-12-06T09:40:00Z">
            <w:rPr>
              <w:rFonts w:ascii="Times New Roman" w:hAnsi="Times New Roman"/>
              <w:szCs w:val="24"/>
            </w:rPr>
          </w:rPrChange>
        </w:rPr>
        <w:t>/s)</w:t>
      </w:r>
      <w:r w:rsidR="0077494C" w:rsidRPr="00BB7157">
        <w:rPr>
          <w:rFonts w:ascii="Times New Roman" w:hAnsi="Times New Roman"/>
          <w:szCs w:val="24"/>
          <w:highlight w:val="yellow"/>
          <w:rPrChange w:id="627" w:author="Liu, Jun" w:date="2016-12-06T09:40:00Z">
            <w:rPr>
              <w:rFonts w:ascii="Times New Roman" w:hAnsi="Times New Roman"/>
              <w:szCs w:val="24"/>
            </w:rPr>
          </w:rPrChange>
        </w:rPr>
        <w:t>. At 1000 m, seed</w:t>
      </w:r>
      <w:r w:rsidR="00751D85" w:rsidRPr="00BB7157">
        <w:rPr>
          <w:rFonts w:ascii="Times New Roman" w:hAnsi="Times New Roman"/>
          <w:szCs w:val="24"/>
          <w:highlight w:val="yellow"/>
          <w:rPrChange w:id="628" w:author="Liu, Jun" w:date="2016-12-06T09:40:00Z">
            <w:rPr>
              <w:rFonts w:ascii="Times New Roman" w:hAnsi="Times New Roman"/>
              <w:szCs w:val="24"/>
            </w:rPr>
          </w:rPrChange>
        </w:rPr>
        <w:t xml:space="preserve"> deposition decreased to 0.</w:t>
      </w:r>
    </w:p>
    <w:p w14:paraId="2E4657EF" w14:textId="753F91BB" w:rsidR="00751D85" w:rsidRPr="00C17972" w:rsidRDefault="00751D85">
      <w:pPr>
        <w:pStyle w:val="Heading2"/>
        <w:spacing w:line="480" w:lineRule="auto"/>
        <w:rPr>
          <w:rFonts w:ascii="Times New Roman" w:hAnsi="Times New Roman"/>
          <w:sz w:val="22"/>
          <w:szCs w:val="22"/>
        </w:rPr>
        <w:pPrChange w:id="629" w:author="Liu, Jun" w:date="2016-12-06T09:41:00Z">
          <w:pPr>
            <w:pStyle w:val="Heading2"/>
          </w:pPr>
        </w:pPrChange>
      </w:pPr>
      <w:r w:rsidRPr="00C17972">
        <w:rPr>
          <w:rFonts w:ascii="Times New Roman" w:hAnsi="Times New Roman" w:cs="Times New Roman"/>
          <w:sz w:val="22"/>
          <w:szCs w:val="22"/>
        </w:rPr>
        <w:t>Influence of meteorological factors</w:t>
      </w:r>
    </w:p>
    <w:p w14:paraId="61461F46" w14:textId="3BE932F3" w:rsidR="00E22D27" w:rsidRPr="006947B3" w:rsidRDefault="00913567">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w:t>
      </w:r>
      <w:del w:id="630" w:author="Liu, Jun" w:date="2016-12-05T10:59:00Z">
        <w:r w:rsidR="006307D6" w:rsidRPr="006947B3" w:rsidDel="0007732A">
          <w:rPr>
            <w:rFonts w:ascii="Times New Roman" w:hAnsi="Times New Roman"/>
            <w:szCs w:val="24"/>
          </w:rPr>
          <w:delText>performed:α</w:delText>
        </w:r>
      </w:del>
      <w:ins w:id="631" w:author="Liu, Jun" w:date="2016-12-05T10:59:00Z">
        <w:r w:rsidR="0007732A" w:rsidRPr="006947B3">
          <w:rPr>
            <w:rFonts w:ascii="Times New Roman" w:hAnsi="Times New Roman"/>
            <w:szCs w:val="24"/>
          </w:rPr>
          <w:t>performed: α</w:t>
        </w:r>
      </w:ins>
      <w:r w:rsidR="006307D6" w:rsidRPr="006947B3">
        <w:rPr>
          <w:rFonts w:ascii="Times New Roman" w:hAnsi="Times New Roman"/>
          <w:szCs w:val="24"/>
        </w:rPr>
        <w:t>’=α/k.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pPr>
        <w:pStyle w:val="Heading3"/>
        <w:spacing w:line="480" w:lineRule="auto"/>
        <w:ind w:left="0" w:firstLine="0"/>
        <w:rPr>
          <w:rFonts w:ascii="Times New Roman" w:hAnsi="Times New Roman"/>
          <w:sz w:val="22"/>
          <w:szCs w:val="22"/>
        </w:rPr>
        <w:pPrChange w:id="632" w:author="Liu, Jun" w:date="2016-12-06T09:41:00Z">
          <w:pPr>
            <w:pStyle w:val="Heading3"/>
            <w:ind w:left="0" w:firstLine="0"/>
          </w:pPr>
        </w:pPrChange>
      </w:pPr>
      <w:r w:rsidRPr="00C17972">
        <w:rPr>
          <w:rFonts w:ascii="Times New Roman" w:hAnsi="Times New Roman" w:cs="Times New Roman"/>
          <w:sz w:val="22"/>
          <w:szCs w:val="22"/>
        </w:rPr>
        <w:t>Source production</w:t>
      </w:r>
    </w:p>
    <w:p w14:paraId="112A125F" w14:textId="710323F1" w:rsidR="00751D85"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t>
      </w:r>
      <w:r w:rsidR="00AF21D0" w:rsidRPr="00FE4C27">
        <w:rPr>
          <w:rFonts w:ascii="Times New Roman" w:hAnsi="Times New Roman"/>
          <w:szCs w:val="24"/>
          <w:highlight w:val="yellow"/>
          <w:rPrChange w:id="633" w:author="Liu, Jun" w:date="2016-12-06T12:15:00Z">
            <w:rPr>
              <w:rFonts w:ascii="Times New Roman" w:hAnsi="Times New Roman"/>
              <w:szCs w:val="24"/>
            </w:rPr>
          </w:rPrChange>
        </w:rPr>
        <w:t xml:space="preserve">weakly </w:t>
      </w:r>
      <w:r w:rsidR="00D33208" w:rsidRPr="00FE4C27">
        <w:rPr>
          <w:rFonts w:ascii="Times New Roman" w:hAnsi="Times New Roman"/>
          <w:szCs w:val="24"/>
          <w:highlight w:val="yellow"/>
          <w:rPrChange w:id="634" w:author="Liu, Jun" w:date="2016-12-06T12:15:00Z">
            <w:rPr>
              <w:rFonts w:ascii="Times New Roman" w:hAnsi="Times New Roman"/>
              <w:szCs w:val="24"/>
            </w:rPr>
          </w:rPrChange>
        </w:rPr>
        <w:t>correlated to vertical wind speed and solar radiation</w:t>
      </w:r>
      <w:r w:rsidR="00D33208" w:rsidRPr="006947B3">
        <w:rPr>
          <w:rFonts w:ascii="Times New Roman" w:hAnsi="Times New Roman"/>
          <w:szCs w:val="24"/>
        </w:rPr>
        <w:t xml:space="preserve">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635" w:name="OLE_LINK12"/>
      <w:bookmarkStart w:id="636"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pPr>
        <w:autoSpaceDE w:val="0"/>
        <w:autoSpaceDN w:val="0"/>
        <w:adjustRightInd w:val="0"/>
        <w:spacing w:after="0" w:line="480" w:lineRule="auto"/>
        <w:ind w:firstLine="720"/>
        <w:jc w:val="left"/>
        <w:rPr>
          <w:rFonts w:ascii="Times New Roman" w:eastAsia="CMR12" w:hAnsi="Times New Roman"/>
          <w:szCs w:val="24"/>
        </w:rPr>
        <w:pPrChange w:id="637" w:author="Liu, Jun" w:date="2016-12-06T10:56:00Z">
          <w:pPr>
            <w:autoSpaceDE w:val="0"/>
            <w:autoSpaceDN w:val="0"/>
            <w:adjustRightInd w:val="0"/>
            <w:spacing w:after="0" w:line="480" w:lineRule="auto"/>
            <w:jc w:val="left"/>
          </w:pPr>
        </w:pPrChange>
      </w:pPr>
      <w:r w:rsidRPr="006947B3">
        <w:rPr>
          <w:rFonts w:ascii="Times New Roman" w:eastAsia="CMR12" w:hAnsi="Times New Roman"/>
          <w:szCs w:val="24"/>
        </w:rPr>
        <w:lastRenderedPageBreak/>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33DCA120" w:rsidR="00F515DF" w:rsidRPr="006947B3" w:rsidRDefault="00CF3716" w:rsidP="00494EC2">
      <w:pPr>
        <w:autoSpaceDE w:val="0"/>
        <w:autoSpaceDN w:val="0"/>
        <w:adjustRightInd w:val="0"/>
        <w:spacing w:after="0" w:line="480" w:lineRule="auto"/>
        <w:rPr>
          <w:rFonts w:ascii="Times New Roman" w:hAnsi="Times New Roman"/>
          <w:b/>
          <w:szCs w:val="24"/>
        </w:rPr>
      </w:pPr>
      <w:ins w:id="638" w:author="Liu, Jun" w:date="2016-12-06T11:04:00Z">
        <w:r>
          <w:rPr>
            <w:rFonts w:ascii="Times New Roman" w:eastAsia="CMR12" w:hAnsi="Times New Roman"/>
            <w:szCs w:val="24"/>
          </w:rPr>
          <w:t xml:space="preserve">                      </w:t>
        </w:r>
      </w:ins>
      <w:r w:rsidR="00EC2FE2" w:rsidRPr="006E434D">
        <w:rPr>
          <w:rFonts w:ascii="Times New Roman" w:eastAsia="CMR12" w:hAnsi="Times New Roman"/>
          <w:position w:val="-10"/>
          <w:szCs w:val="24"/>
        </w:rPr>
        <w:object w:dxaOrig="2799" w:dyaOrig="380" w14:anchorId="3C9E18C1">
          <v:shape id="_x0000_i1032" type="#_x0000_t75" style="width:139.6pt;height:19.45pt" o:ole="">
            <v:imagedata r:id="rId16" o:title=""/>
          </v:shape>
          <o:OLEObject Type="Embed" ProgID="Equation.3" ShapeID="_x0000_i1032" DrawAspect="Content" ObjectID="_1542552311" r:id="rId17"/>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w:t>
      </w:r>
      <w:del w:id="639" w:author="Liu, Jun" w:date="2016-12-06T11:04:00Z">
        <w:r w:rsidR="00106D71" w:rsidRPr="006947B3" w:rsidDel="00CF3716">
          <w:rPr>
            <w:rFonts w:ascii="Times New Roman" w:eastAsia="CMR12" w:hAnsi="Times New Roman"/>
            <w:szCs w:val="24"/>
          </w:rPr>
          <w:delText xml:space="preserve">                                      </w:delText>
        </w:r>
      </w:del>
      <w:r w:rsidR="00106D71" w:rsidRPr="006947B3">
        <w:rPr>
          <w:rFonts w:ascii="Times New Roman" w:eastAsia="CMR12" w:hAnsi="Times New Roman"/>
          <w:szCs w:val="24"/>
        </w:rPr>
        <w:t xml:space="preserve">     (5)</w:t>
      </w:r>
    </w:p>
    <w:p w14:paraId="0FDB6936" w14:textId="7398D8DF" w:rsidR="00751D85" w:rsidRPr="00C17972" w:rsidRDefault="00E3652B">
      <w:pPr>
        <w:pStyle w:val="Heading3"/>
        <w:spacing w:line="480" w:lineRule="auto"/>
        <w:ind w:left="0" w:firstLine="0"/>
        <w:rPr>
          <w:rFonts w:ascii="Times New Roman" w:hAnsi="Times New Roman"/>
          <w:sz w:val="22"/>
          <w:szCs w:val="22"/>
        </w:rPr>
        <w:pPrChange w:id="640" w:author="Liu, Jun" w:date="2016-12-06T11:05:00Z">
          <w:pPr>
            <w:pStyle w:val="Heading3"/>
            <w:ind w:left="0" w:firstLine="0"/>
          </w:pPr>
        </w:pPrChange>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635"/>
    <w:bookmarkEnd w:id="636"/>
    <w:p w14:paraId="1DAF3626" w14:textId="49422EB6" w:rsidR="00204E51" w:rsidRPr="006947B3" w:rsidRDefault="006D176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861823">
        <w:rPr>
          <w:rFonts w:ascii="Times New Roman" w:hAnsi="Times New Roman"/>
          <w:szCs w:val="24"/>
          <w:highlight w:val="yellow"/>
          <w:rPrChange w:id="641" w:author="Liu, Jun" w:date="2016-12-06T12:25:00Z">
            <w:rPr>
              <w:rFonts w:ascii="Times New Roman" w:hAnsi="Times New Roman"/>
              <w:szCs w:val="24"/>
            </w:rPr>
          </w:rPrChange>
        </w:rPr>
        <w:t xml:space="preserve">was strongly </w:t>
      </w:r>
      <w:ins w:id="642" w:author="Liu, Jun" w:date="2016-12-06T12:17:00Z">
        <w:r w:rsidR="000625C9" w:rsidRPr="00861823">
          <w:rPr>
            <w:rFonts w:ascii="Times New Roman" w:hAnsi="Times New Roman"/>
            <w:szCs w:val="24"/>
            <w:highlight w:val="yellow"/>
          </w:rPr>
          <w:t>negatively</w:t>
        </w:r>
        <w:r w:rsidR="000625C9" w:rsidRPr="00861823">
          <w:rPr>
            <w:rFonts w:ascii="Times New Roman" w:hAnsi="Times New Roman"/>
            <w:szCs w:val="24"/>
            <w:highlight w:val="yellow"/>
            <w:rPrChange w:id="643" w:author="Liu, Jun" w:date="2016-12-06T12:25:00Z">
              <w:rPr>
                <w:rFonts w:ascii="Times New Roman" w:hAnsi="Times New Roman"/>
                <w:szCs w:val="24"/>
              </w:rPr>
            </w:rPrChange>
          </w:rPr>
          <w:t xml:space="preserve"> </w:t>
        </w:r>
      </w:ins>
      <w:r w:rsidR="00091E89" w:rsidRPr="00861823">
        <w:rPr>
          <w:rFonts w:ascii="Times New Roman" w:hAnsi="Times New Roman"/>
          <w:szCs w:val="24"/>
          <w:highlight w:val="yellow"/>
          <w:rPrChange w:id="644" w:author="Liu, Jun" w:date="2016-12-06T12:25:00Z">
            <w:rPr>
              <w:rFonts w:ascii="Times New Roman" w:hAnsi="Times New Roman"/>
              <w:szCs w:val="24"/>
            </w:rPr>
          </w:rPrChange>
        </w:rPr>
        <w:t xml:space="preserve">correlated to vertical </w:t>
      </w:r>
      <w:r w:rsidR="00D9339E" w:rsidRPr="00861823">
        <w:rPr>
          <w:rFonts w:ascii="Times New Roman" w:hAnsi="Times New Roman"/>
          <w:szCs w:val="24"/>
          <w:highlight w:val="yellow"/>
          <w:rPrChange w:id="645" w:author="Liu, Jun" w:date="2016-12-06T12:25:00Z">
            <w:rPr>
              <w:rFonts w:ascii="Times New Roman" w:hAnsi="Times New Roman"/>
              <w:szCs w:val="24"/>
            </w:rPr>
          </w:rPrChange>
        </w:rPr>
        <w:t>wind velocity and</w:t>
      </w:r>
      <w:del w:id="646" w:author="Liu, Jun" w:date="2016-12-06T12:23:00Z">
        <w:r w:rsidR="00D9339E" w:rsidRPr="00861823" w:rsidDel="000625C9">
          <w:rPr>
            <w:rFonts w:ascii="Times New Roman" w:hAnsi="Times New Roman"/>
            <w:szCs w:val="24"/>
            <w:highlight w:val="yellow"/>
            <w:rPrChange w:id="647" w:author="Liu, Jun" w:date="2016-12-06T12:25:00Z">
              <w:rPr>
                <w:rFonts w:ascii="Times New Roman" w:hAnsi="Times New Roman"/>
                <w:szCs w:val="24"/>
              </w:rPr>
            </w:rPrChange>
          </w:rPr>
          <w:delText xml:space="preserve"> </w:delText>
        </w:r>
      </w:del>
      <w:ins w:id="648" w:author="Liu, Jun" w:date="2016-12-06T12:23:00Z">
        <w:r w:rsidR="000625C9" w:rsidRPr="00861823">
          <w:rPr>
            <w:rFonts w:ascii="Times New Roman" w:hAnsi="Times New Roman"/>
            <w:szCs w:val="24"/>
            <w:highlight w:val="yellow"/>
            <w:rPrChange w:id="649" w:author="Liu, Jun" w:date="2016-12-06T12:25:00Z">
              <w:rPr>
                <w:rFonts w:ascii="Times New Roman" w:hAnsi="Times New Roman"/>
                <w:szCs w:val="24"/>
              </w:rPr>
            </w:rPrChange>
          </w:rPr>
          <w:t xml:space="preserve"> positively correlated to </w:t>
        </w:r>
      </w:ins>
      <w:r w:rsidR="00D9339E" w:rsidRPr="00861823">
        <w:rPr>
          <w:rFonts w:ascii="Times New Roman" w:hAnsi="Times New Roman"/>
          <w:szCs w:val="24"/>
          <w:highlight w:val="yellow"/>
          <w:rPrChange w:id="650" w:author="Liu, Jun" w:date="2016-12-06T12:25:00Z">
            <w:rPr>
              <w:rFonts w:ascii="Times New Roman" w:hAnsi="Times New Roman"/>
              <w:szCs w:val="24"/>
            </w:rPr>
          </w:rPrChange>
        </w:rPr>
        <w:t>air temperature</w:t>
      </w:r>
      <w:r w:rsidR="00F50F37" w:rsidRPr="00861823">
        <w:rPr>
          <w:rFonts w:ascii="Times New Roman" w:hAnsi="Times New Roman"/>
          <w:szCs w:val="24"/>
          <w:highlight w:val="yellow"/>
          <w:rPrChange w:id="651" w:author="Liu, Jun" w:date="2016-12-06T12:25:00Z">
            <w:rPr>
              <w:rFonts w:ascii="Times New Roman" w:hAnsi="Times New Roman"/>
              <w:szCs w:val="24"/>
            </w:rPr>
          </w:rPrChange>
        </w:rPr>
        <w:t xml:space="preserve"> at 60-10</w:t>
      </w:r>
      <w:r w:rsidR="00091E89" w:rsidRPr="00861823">
        <w:rPr>
          <w:rFonts w:ascii="Times New Roman" w:hAnsi="Times New Roman"/>
          <w:szCs w:val="24"/>
          <w:highlight w:val="yellow"/>
          <w:rPrChange w:id="652" w:author="Liu, Jun" w:date="2016-12-06T12:25:00Z">
            <w:rPr>
              <w:rFonts w:ascii="Times New Roman" w:hAnsi="Times New Roman"/>
              <w:szCs w:val="24"/>
            </w:rPr>
          </w:rPrChange>
        </w:rPr>
        <w:t>0 m</w:t>
      </w:r>
      <w:r w:rsidR="00540EE5" w:rsidRPr="00861823">
        <w:rPr>
          <w:rFonts w:ascii="Times New Roman" w:hAnsi="Times New Roman"/>
          <w:szCs w:val="24"/>
          <w:highlight w:val="yellow"/>
          <w:rPrChange w:id="653" w:author="Liu, Jun" w:date="2016-12-06T12:25:00Z">
            <w:rPr>
              <w:rFonts w:ascii="Times New Roman" w:hAnsi="Times New Roman"/>
              <w:szCs w:val="24"/>
            </w:rPr>
          </w:rPrChange>
        </w:rPr>
        <w:t xml:space="preserve"> height</w:t>
      </w:r>
      <w:r w:rsidR="007A67F7" w:rsidRPr="00861823">
        <w:rPr>
          <w:rFonts w:ascii="Times New Roman" w:hAnsi="Times New Roman"/>
          <w:szCs w:val="24"/>
          <w:highlight w:val="yellow"/>
          <w:rPrChange w:id="654" w:author="Liu, Jun" w:date="2016-12-06T12:25:00Z">
            <w:rPr>
              <w:rFonts w:ascii="Times New Roman" w:hAnsi="Times New Roman"/>
              <w:szCs w:val="24"/>
            </w:rPr>
          </w:rPrChange>
        </w:rPr>
        <w:t xml:space="preserve"> </w:t>
      </w:r>
      <w:r w:rsidR="008922AA" w:rsidRPr="00861823">
        <w:rPr>
          <w:rFonts w:ascii="Times New Roman" w:hAnsi="Times New Roman"/>
          <w:szCs w:val="24"/>
          <w:highlight w:val="yellow"/>
          <w:rPrChange w:id="655" w:author="Liu, Jun" w:date="2016-12-06T12:25:00Z">
            <w:rPr>
              <w:rFonts w:ascii="Times New Roman" w:hAnsi="Times New Roman"/>
              <w:szCs w:val="24"/>
            </w:rPr>
          </w:rPrChange>
        </w:rPr>
        <w:t>(|r|&gt;0.7, p&lt;0.0</w:t>
      </w:r>
      <w:r w:rsidR="000A0838" w:rsidRPr="00861823">
        <w:rPr>
          <w:rFonts w:ascii="Times New Roman" w:hAnsi="Times New Roman"/>
          <w:szCs w:val="24"/>
          <w:highlight w:val="yellow"/>
          <w:rPrChange w:id="656" w:author="Liu, Jun" w:date="2016-12-06T12:25:00Z">
            <w:rPr>
              <w:rFonts w:ascii="Times New Roman" w:hAnsi="Times New Roman"/>
              <w:szCs w:val="24"/>
            </w:rPr>
          </w:rPrChange>
        </w:rPr>
        <w:t>0</w:t>
      </w:r>
      <w:r w:rsidR="008922AA" w:rsidRPr="00861823">
        <w:rPr>
          <w:rFonts w:ascii="Times New Roman" w:hAnsi="Times New Roman"/>
          <w:szCs w:val="24"/>
          <w:highlight w:val="yellow"/>
          <w:rPrChange w:id="657" w:author="Liu, Jun" w:date="2016-12-06T12:25:00Z">
            <w:rPr>
              <w:rFonts w:ascii="Times New Roman" w:hAnsi="Times New Roman"/>
              <w:szCs w:val="24"/>
            </w:rPr>
          </w:rPrChange>
        </w:rPr>
        <w:t>5</w:t>
      </w:r>
      <w:r w:rsidR="005B79BF" w:rsidRPr="00861823">
        <w:rPr>
          <w:rFonts w:ascii="Times New Roman" w:hAnsi="Times New Roman"/>
          <w:szCs w:val="24"/>
          <w:highlight w:val="yellow"/>
          <w:rPrChange w:id="658" w:author="Liu, Jun" w:date="2016-12-06T12:25:00Z">
            <w:rPr>
              <w:rFonts w:ascii="Times New Roman" w:hAnsi="Times New Roman"/>
              <w:szCs w:val="24"/>
            </w:rPr>
          </w:rPrChange>
        </w:rPr>
        <w:t>, Table 3</w:t>
      </w:r>
      <w:r w:rsidR="00FC3CFD" w:rsidRPr="00861823">
        <w:rPr>
          <w:rFonts w:ascii="Times New Roman" w:hAnsi="Times New Roman"/>
          <w:szCs w:val="24"/>
          <w:highlight w:val="yellow"/>
          <w:rPrChange w:id="659" w:author="Liu, Jun" w:date="2016-12-06T12:25:00Z">
            <w:rPr>
              <w:rFonts w:ascii="Times New Roman" w:hAnsi="Times New Roman"/>
              <w:szCs w:val="24"/>
            </w:rPr>
          </w:rPrChange>
        </w:rPr>
        <w:t>)</w:t>
      </w:r>
      <w:r w:rsidR="00540EE5" w:rsidRPr="00861823">
        <w:rPr>
          <w:rFonts w:ascii="Times New Roman" w:hAnsi="Times New Roman"/>
          <w:szCs w:val="24"/>
          <w:highlight w:val="yellow"/>
          <w:rPrChange w:id="660" w:author="Liu, Jun" w:date="2016-12-06T12:25:00Z">
            <w:rPr>
              <w:rFonts w:ascii="Times New Roman" w:hAnsi="Times New Roman"/>
              <w:szCs w:val="24"/>
            </w:rPr>
          </w:rPrChange>
        </w:rPr>
        <w:t>.</w:t>
      </w:r>
      <w:r w:rsidR="00841C3F" w:rsidRPr="00861823">
        <w:rPr>
          <w:rFonts w:ascii="Times New Roman" w:hAnsi="Times New Roman"/>
          <w:szCs w:val="24"/>
          <w:highlight w:val="yellow"/>
          <w:rPrChange w:id="661" w:author="Liu, Jun" w:date="2016-12-06T12:25:00Z">
            <w:rPr>
              <w:rFonts w:ascii="Times New Roman" w:hAnsi="Times New Roman"/>
              <w:szCs w:val="24"/>
            </w:rPr>
          </w:rPrChange>
        </w:rPr>
        <w:t xml:space="preserve"> This means that the major atmospheric parameters affecting </w:t>
      </w:r>
      <w:r w:rsidR="006978DE" w:rsidRPr="00861823">
        <w:rPr>
          <w:rFonts w:ascii="Times New Roman" w:hAnsi="Times New Roman"/>
          <w:szCs w:val="24"/>
          <w:highlight w:val="yellow"/>
          <w:rPrChange w:id="662" w:author="Liu, Jun" w:date="2016-12-06T12:25:00Z">
            <w:rPr>
              <w:rFonts w:ascii="Times New Roman" w:hAnsi="Times New Roman"/>
              <w:szCs w:val="24"/>
            </w:rPr>
          </w:rPrChange>
        </w:rPr>
        <w:t>vertical</w:t>
      </w:r>
      <w:r w:rsidR="00E8591D" w:rsidRPr="00861823">
        <w:rPr>
          <w:rFonts w:ascii="Times New Roman" w:hAnsi="Times New Roman"/>
          <w:szCs w:val="24"/>
          <w:highlight w:val="yellow"/>
          <w:rPrChange w:id="663" w:author="Liu, Jun" w:date="2016-12-06T12:25:00Z">
            <w:rPr>
              <w:rFonts w:ascii="Times New Roman" w:hAnsi="Times New Roman"/>
              <w:szCs w:val="24"/>
            </w:rPr>
          </w:rPrChange>
        </w:rPr>
        <w:t xml:space="preserve"> transport </w:t>
      </w:r>
      <w:r w:rsidR="001B27B1" w:rsidRPr="00861823">
        <w:rPr>
          <w:rFonts w:ascii="Times New Roman" w:hAnsi="Times New Roman"/>
          <w:szCs w:val="24"/>
          <w:highlight w:val="yellow"/>
          <w:rPrChange w:id="664" w:author="Liu, Jun" w:date="2016-12-06T12:25:00Z">
            <w:rPr>
              <w:rFonts w:ascii="Times New Roman" w:hAnsi="Times New Roman"/>
              <w:szCs w:val="24"/>
            </w:rPr>
          </w:rPrChange>
        </w:rPr>
        <w:t>may have been</w:t>
      </w:r>
      <w:r w:rsidR="00841C3F" w:rsidRPr="00861823">
        <w:rPr>
          <w:rFonts w:ascii="Times New Roman" w:hAnsi="Times New Roman"/>
          <w:szCs w:val="24"/>
          <w:highlight w:val="yellow"/>
          <w:rPrChange w:id="665" w:author="Liu, Jun" w:date="2016-12-06T12:25:00Z">
            <w:rPr>
              <w:rFonts w:ascii="Times New Roman" w:hAnsi="Times New Roman"/>
              <w:szCs w:val="24"/>
            </w:rPr>
          </w:rPrChange>
        </w:rPr>
        <w:t xml:space="preserve"> vertical wind velocity</w:t>
      </w:r>
      <w:r w:rsidR="00EE3343" w:rsidRPr="00861823">
        <w:rPr>
          <w:rFonts w:ascii="Times New Roman" w:hAnsi="Times New Roman"/>
          <w:szCs w:val="24"/>
          <w:highlight w:val="yellow"/>
          <w:rPrChange w:id="666" w:author="Liu, Jun" w:date="2016-12-06T12:25:00Z">
            <w:rPr>
              <w:rFonts w:ascii="Times New Roman" w:hAnsi="Times New Roman"/>
              <w:szCs w:val="24"/>
            </w:rPr>
          </w:rPrChange>
        </w:rPr>
        <w:t xml:space="preserve"> (</w:t>
      </w:r>
      <w:r w:rsidR="00841C3F" w:rsidRPr="00861823">
        <w:rPr>
          <w:rFonts w:ascii="Times New Roman" w:hAnsi="Times New Roman"/>
          <w:szCs w:val="24"/>
          <w:highlight w:val="yellow"/>
          <w:rPrChange w:id="667" w:author="Liu, Jun" w:date="2016-12-06T12:25:00Z">
            <w:rPr>
              <w:rFonts w:ascii="Times New Roman" w:hAnsi="Times New Roman"/>
              <w:szCs w:val="24"/>
            </w:rPr>
          </w:rPrChange>
        </w:rPr>
        <w:t>air temperature</w:t>
      </w:r>
      <w:r w:rsidR="00EE3343" w:rsidRPr="00861823">
        <w:rPr>
          <w:rFonts w:ascii="Times New Roman" w:hAnsi="Times New Roman"/>
          <w:szCs w:val="24"/>
          <w:highlight w:val="yellow"/>
          <w:rPrChange w:id="668" w:author="Liu, Jun" w:date="2016-12-06T12:25:00Z">
            <w:rPr>
              <w:rFonts w:ascii="Times New Roman" w:hAnsi="Times New Roman"/>
              <w:szCs w:val="24"/>
            </w:rPr>
          </w:rPrChange>
        </w:rPr>
        <w:t xml:space="preserve"> is correlated to vertical wind speed)</w:t>
      </w:r>
      <w:ins w:id="669" w:author="Liu, Jun" w:date="2016-12-06T12:30:00Z">
        <w:r w:rsidR="00563A88">
          <w:rPr>
            <w:rFonts w:ascii="Times New Roman" w:hAnsi="Times New Roman"/>
            <w:szCs w:val="24"/>
          </w:rPr>
          <w:t xml:space="preserve">. </w:t>
        </w:r>
      </w:ins>
      <w:del w:id="670" w:author="Liu, Jun" w:date="2016-12-06T12:30:00Z">
        <w:r w:rsidR="00841C3F" w:rsidRPr="00861823" w:rsidDel="00563A88">
          <w:rPr>
            <w:rFonts w:ascii="Times New Roman" w:hAnsi="Times New Roman"/>
            <w:szCs w:val="24"/>
            <w:highlight w:val="yellow"/>
            <w:rPrChange w:id="671" w:author="Liu, Jun" w:date="2016-12-06T12:25:00Z">
              <w:rPr>
                <w:rFonts w:ascii="Times New Roman" w:hAnsi="Times New Roman"/>
                <w:szCs w:val="24"/>
              </w:rPr>
            </w:rPrChange>
          </w:rPr>
          <w:delText>.</w:delText>
        </w:r>
        <w:r w:rsidR="008C5994" w:rsidRPr="006947B3" w:rsidDel="00563A88">
          <w:rPr>
            <w:rFonts w:ascii="Times New Roman" w:hAnsi="Times New Roman"/>
            <w:szCs w:val="24"/>
          </w:rPr>
          <w:delText xml:space="preserve"> </w:delText>
        </w:r>
      </w:del>
    </w:p>
    <w:p w14:paraId="331FFC72" w14:textId="550EAD0F"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w:t>
      </w:r>
      <w:ins w:id="672" w:author="Liu, Jun" w:date="2016-12-06T10:47:00Z">
        <w:r w:rsidR="00533FB3" w:rsidRPr="005B79BF">
          <w:rPr>
            <w:rFonts w:ascii="Times New Roman" w:hAnsi="Times New Roman"/>
            <w:sz w:val="18"/>
            <w:szCs w:val="18"/>
          </w:rPr>
          <w:t>*</w:t>
        </w:r>
      </w:ins>
      <w:del w:id="673" w:author="Liu, Jun" w:date="2016-12-06T10:48:00Z">
        <w:r w:rsidRPr="00C17972" w:rsidDel="00533FB3">
          <w:rPr>
            <w:rFonts w:ascii="Times New Roman" w:hAnsi="Times New Roman"/>
            <w:sz w:val="18"/>
            <w:szCs w:val="18"/>
          </w:rPr>
          <w:delText>Number</w:delText>
        </w:r>
      </w:del>
      <w:ins w:id="674" w:author="Liu, Jun" w:date="2016-12-06T10:47:00Z">
        <w:r w:rsidR="00533FB3">
          <w:rPr>
            <w:rFonts w:ascii="Times New Roman" w:hAnsi="Times New Roman"/>
            <w:sz w:val="18"/>
            <w:szCs w:val="18"/>
          </w:rPr>
          <w:t xml:space="preserve"> means that</w:t>
        </w:r>
      </w:ins>
      <w:r w:rsidRPr="00C17972">
        <w:rPr>
          <w:rFonts w:ascii="Times New Roman" w:hAnsi="Times New Roman"/>
          <w:sz w:val="18"/>
          <w:szCs w:val="18"/>
        </w:rPr>
        <w:t xml:space="preserve"> </w:t>
      </w:r>
      <w:del w:id="675" w:author="Liu, Jun" w:date="2016-12-06T10:12:00Z">
        <w:r w:rsidRPr="00C17972" w:rsidDel="00980416">
          <w:rPr>
            <w:rFonts w:ascii="Times New Roman" w:hAnsi="Times New Roman"/>
            <w:sz w:val="18"/>
            <w:szCs w:val="18"/>
          </w:rPr>
          <w:delText xml:space="preserve">in the parenthesis </w:delText>
        </w:r>
      </w:del>
      <w:del w:id="676" w:author="Liu, Jun" w:date="2016-12-06T10:47:00Z">
        <w:r w:rsidRPr="00C17972" w:rsidDel="00533FB3">
          <w:rPr>
            <w:rFonts w:ascii="Times New Roman" w:hAnsi="Times New Roman"/>
            <w:sz w:val="18"/>
            <w:szCs w:val="18"/>
          </w:rPr>
          <w:delText>is</w:delText>
        </w:r>
      </w:del>
      <w:r w:rsidRPr="00C17972">
        <w:rPr>
          <w:rFonts w:ascii="Times New Roman" w:hAnsi="Times New Roman"/>
          <w:sz w:val="18"/>
          <w:szCs w:val="18"/>
        </w:rPr>
        <w:t xml:space="preserve"> p value</w:t>
      </w:r>
      <w:ins w:id="677" w:author="Liu, Jun" w:date="2016-12-06T10:47:00Z">
        <w:r w:rsidR="00533FB3">
          <w:rPr>
            <w:rFonts w:ascii="Times New Roman" w:hAnsi="Times New Roman"/>
            <w:sz w:val="18"/>
            <w:szCs w:val="18"/>
          </w:rPr>
          <w:t xml:space="preserve"> is less than 0.005</w:t>
        </w:r>
      </w:ins>
      <w:r w:rsidRPr="00400694">
        <w:rPr>
          <w:rFonts w:ascii="Times New Roman" w:hAnsi="Times New Roman"/>
          <w:sz w:val="18"/>
          <w:szCs w:val="18"/>
        </w:rPr>
        <w:t xml:space="preserve">. </w:t>
      </w:r>
      <w:ins w:id="678" w:author="Liu, Jun" w:date="2016-12-06T10:49:00Z">
        <w:r w:rsidR="00533FB3" w:rsidRPr="00400694">
          <w:rPr>
            <w:rFonts w:ascii="Times New Roman" w:hAnsi="Times New Roman"/>
            <w:sz w:val="18"/>
            <w:szCs w:val="18"/>
          </w:rPr>
          <w:t>NS means p value is not significant.</w:t>
        </w:r>
        <w:r w:rsidR="00533FB3" w:rsidRPr="00533FB3">
          <w:rPr>
            <w:rFonts w:ascii="Times New Roman" w:hAnsi="Times New Roman"/>
            <w:sz w:val="18"/>
            <w:szCs w:val="18"/>
          </w:rPr>
          <w:t xml:space="preserve"> </w:t>
        </w:r>
      </w:ins>
      <w:r w:rsidRPr="00C17972">
        <w:rPr>
          <w:rFonts w:ascii="Times New Roman" w:hAnsi="Times New Roman"/>
          <w:sz w:val="18"/>
          <w:szCs w:val="18"/>
        </w:rPr>
        <w:t>‘C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w:t>
      </w:r>
      <w:del w:id="679" w:author="Liu, Jun" w:date="2016-12-06T10:23:00Z">
        <w:r w:rsidRPr="00C17972" w:rsidDel="00165516">
          <w:rPr>
            <w:rFonts w:ascii="Times New Roman" w:hAnsi="Times New Roman"/>
            <w:sz w:val="18"/>
            <w:szCs w:val="18"/>
          </w:rPr>
          <w:delText xml:space="preserve"> </w:delText>
        </w:r>
      </w:del>
      <w:r w:rsidRPr="00C17972">
        <w:rPr>
          <w:rFonts w:ascii="Times New Roman" w:hAnsi="Times New Roman"/>
          <w:sz w:val="18"/>
          <w:szCs w:val="18"/>
        </w:rPr>
        <w:t xml:space="preserve"> (i=1</w:t>
      </w:r>
      <w:ins w:id="680" w:author="Liu, Jun" w:date="2016-12-06T10:22:00Z">
        <w:r w:rsidR="00980416">
          <w:rPr>
            <w:rFonts w:ascii="Times New Roman" w:hAnsi="Times New Roman"/>
            <w:sz w:val="18"/>
            <w:szCs w:val="18"/>
          </w:rPr>
          <w:t xml:space="preserve"> </w:t>
        </w:r>
      </w:ins>
      <w:r w:rsidRPr="00C17972">
        <w:rPr>
          <w:rFonts w:ascii="Times New Roman" w:hAnsi="Times New Roman"/>
          <w:sz w:val="18"/>
          <w:szCs w:val="18"/>
        </w:rPr>
        <w:t>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6505BF" w:rsidP="00C17972">
            <w:pPr>
              <w:jc w:val="left"/>
              <w:rPr>
                <w:rFonts w:ascii="Times New Roma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6505BF" w:rsidP="00C17972">
            <w:pPr>
              <w:jc w:val="left"/>
              <w:rPr>
                <w:rFonts w:ascii="Times New Roma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6505BF" w:rsidP="00C17972">
            <w:pPr>
              <w:jc w:val="left"/>
              <w:rPr>
                <w:rFonts w:ascii="Times New Roma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6505BF"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6505BF"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419CFD5C" w14:textId="75384D62" w:rsidR="00651786" w:rsidRPr="00651786" w:rsidRDefault="00651786" w:rsidP="00651786">
      <w:pPr>
        <w:rPr>
          <w:rFonts w:ascii="Times New Roman" w:hAnsi="Times New Roman"/>
          <w:sz w:val="18"/>
          <w:szCs w:val="18"/>
        </w:rPr>
      </w:pPr>
      <w:r w:rsidRPr="00651786">
        <w:rPr>
          <w:rFonts w:ascii="Times New Roman" w:hAnsi="Times New Roman"/>
          <w:b/>
          <w:sz w:val="18"/>
          <w:szCs w:val="18"/>
        </w:rPr>
        <w:t>Table 3</w:t>
      </w:r>
      <w:r w:rsidRPr="00651786">
        <w:rPr>
          <w:rFonts w:ascii="Times New Roman" w:hAnsi="Times New Roman"/>
          <w:sz w:val="18"/>
          <w:szCs w:val="18"/>
        </w:rPr>
        <w:t xml:space="preserve">: Correlation coefficient (p value) of meteorological parameter and the ratio (concentration at different heights to canopy concentration at field center).   </w:t>
      </w:r>
      <w:ins w:id="681" w:author="Liu, Jun" w:date="2016-12-06T10:49:00Z">
        <w:r w:rsidR="00533FB3" w:rsidRPr="005B79BF">
          <w:rPr>
            <w:rFonts w:ascii="Times New Roman" w:hAnsi="Times New Roman"/>
            <w:sz w:val="18"/>
            <w:szCs w:val="18"/>
          </w:rPr>
          <w:t>*</w:t>
        </w:r>
        <w:r w:rsidR="00533FB3">
          <w:rPr>
            <w:rFonts w:ascii="Times New Roman" w:hAnsi="Times New Roman"/>
            <w:sz w:val="18"/>
            <w:szCs w:val="18"/>
          </w:rPr>
          <w:t xml:space="preserve"> means that</w:t>
        </w:r>
        <w:r w:rsidR="00533FB3" w:rsidRPr="00C17972">
          <w:rPr>
            <w:rFonts w:ascii="Times New Roman" w:hAnsi="Times New Roman"/>
            <w:sz w:val="18"/>
            <w:szCs w:val="18"/>
          </w:rPr>
          <w:t xml:space="preserve"> p value</w:t>
        </w:r>
        <w:r w:rsidR="00533FB3">
          <w:rPr>
            <w:rFonts w:ascii="Times New Roman" w:hAnsi="Times New Roman"/>
            <w:sz w:val="18"/>
            <w:szCs w:val="18"/>
          </w:rPr>
          <w:t xml:space="preserve"> is less than 0.005</w:t>
        </w:r>
        <w:r w:rsidR="00533FB3" w:rsidRPr="00C17972">
          <w:rPr>
            <w:rFonts w:ascii="Times New Roman" w:hAnsi="Times New Roman"/>
            <w:sz w:val="18"/>
            <w:szCs w:val="18"/>
          </w:rPr>
          <w:t xml:space="preserve">. </w:t>
        </w:r>
        <w:r w:rsidR="00533FB3" w:rsidRPr="00400694">
          <w:rPr>
            <w:rFonts w:ascii="Times New Roman" w:hAnsi="Times New Roman"/>
            <w:sz w:val="18"/>
            <w:szCs w:val="18"/>
          </w:rPr>
          <w:t>NS means p value is not significant</w:t>
        </w:r>
      </w:ins>
      <w:del w:id="682" w:author="Liu, Jun" w:date="2016-12-06T10:49:00Z">
        <w:r w:rsidRPr="00651786" w:rsidDel="00533FB3">
          <w:rPr>
            <w:rFonts w:ascii="Times New Roman" w:hAnsi="Times New Roman"/>
            <w:sz w:val="18"/>
            <w:szCs w:val="18"/>
          </w:rPr>
          <w:delText>Number is the p value</w:delText>
        </w:r>
      </w:del>
      <w:del w:id="683" w:author="Liu, Jun" w:date="2016-12-06T10:26:00Z">
        <w:r w:rsidRPr="00651786" w:rsidDel="00165516">
          <w:rPr>
            <w:rFonts w:ascii="Times New Roman" w:hAnsi="Times New Roman"/>
            <w:sz w:val="18"/>
            <w:szCs w:val="18"/>
          </w:rPr>
          <w:delText>,</w:delText>
        </w:r>
        <w:r w:rsidRPr="00651786" w:rsidDel="00165516">
          <w:delText xml:space="preserve"> </w:delText>
        </w:r>
        <w:r w:rsidRPr="00651786" w:rsidDel="00165516">
          <w:rPr>
            <w:rFonts w:ascii="Times New Roman" w:hAnsi="Times New Roman"/>
            <w:sz w:val="18"/>
            <w:szCs w:val="18"/>
          </w:rPr>
          <w:delText>* means that the p value is less than 0.005, NS means that the p value is not significant</w:delText>
        </w:r>
      </w:del>
      <w:r w:rsidRPr="00651786">
        <w:rPr>
          <w:rFonts w:ascii="Times New Roman" w:hAnsi="Times New Roman"/>
          <w:sz w:val="18"/>
          <w:szCs w:val="18"/>
        </w:rPr>
        <w:t xml:space="preserve">. u*: friction velocity, m/s; </w:t>
      </w:r>
      <w:r w:rsidRPr="00651786">
        <w:rPr>
          <w:rFonts w:ascii="Times New Roman" w:hAnsi="Times New Roman"/>
          <w:i/>
          <w:sz w:val="18"/>
          <w:szCs w:val="18"/>
        </w:rPr>
        <w:t>ξ</w:t>
      </w:r>
      <w:r w:rsidRPr="00651786">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651786">
        <w:rPr>
          <w:rFonts w:ascii="Times New Roman" w:hAnsi="Times New Roman"/>
          <w:sz w:val="18"/>
          <w:szCs w:val="18"/>
        </w:rPr>
        <w:t xml:space="preserve"> : mean wind speed at anemometer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651786">
        <w:rPr>
          <w:rFonts w:ascii="Times New Roman" w:hAnsi="Times New Roman"/>
          <w:sz w:val="18"/>
          <w:szCs w:val="18"/>
        </w:rPr>
        <w:t>(3.3): mean vertical wind speed at anemometer height (3.3 m), m/s; T: air temperature, ºC; RH: relative humidity,%; SR: solar radiation, W/m</w:t>
      </w:r>
      <w:r w:rsidRPr="00651786">
        <w:rPr>
          <w:rFonts w:ascii="Times New Roman" w:hAnsi="Times New Roman"/>
          <w:sz w:val="18"/>
          <w:szCs w:val="18"/>
          <w:vertAlign w:val="superscript"/>
        </w:rPr>
        <w:t>2</w:t>
      </w:r>
      <w:r w:rsidRPr="00651786">
        <w:rPr>
          <w:rFonts w:ascii="Times New Roman" w:hAnsi="Times New Roman"/>
          <w:sz w:val="18"/>
          <w:szCs w:val="18"/>
        </w:rPr>
        <w:t>;  ‘</w:t>
      </w:r>
      <m:oMath>
        <m:r>
          <w:rPr>
            <w:rFonts w:ascii="Cambria Math" w:hAnsi="Cambria Math"/>
            <w:sz w:val="18"/>
            <w:szCs w:val="18"/>
          </w:rPr>
          <m:t>σ</m:t>
        </m:r>
      </m:oMath>
      <w:r w:rsidRPr="00651786" w:rsidDel="00872085">
        <w:rPr>
          <w:rFonts w:ascii="Times New Roman" w:hAnsi="Times New Roman"/>
          <w:sz w:val="18"/>
          <w:szCs w:val="18"/>
        </w:rPr>
        <w:t xml:space="preserve"> </w:t>
      </w:r>
      <w:r w:rsidRPr="00651786">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6505BF"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6505BF"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6505BF"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6505BF"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6505BF"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684"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684"/>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FE4C27">
        <w:rPr>
          <w:rFonts w:ascii="Times New Roman" w:hAnsi="Times New Roman"/>
          <w:szCs w:val="24"/>
          <w:highlight w:val="yellow"/>
          <w:rPrChange w:id="685" w:author="Liu, Jun" w:date="2016-12-06T12:07:00Z">
            <w:rPr>
              <w:rFonts w:ascii="Times New Roman" w:hAnsi="Times New Roman"/>
              <w:szCs w:val="24"/>
            </w:rPr>
          </w:rPrChange>
        </w:rPr>
        <w:t>A</w:t>
      </w:r>
      <w:r w:rsidR="003F7093" w:rsidRPr="00FE4C27">
        <w:rPr>
          <w:rFonts w:ascii="Times New Roman" w:hAnsi="Times New Roman"/>
          <w:szCs w:val="24"/>
          <w:highlight w:val="yellow"/>
          <w:rPrChange w:id="686" w:author="Liu, Jun" w:date="2016-12-06T12:07:00Z">
            <w:rPr>
              <w:rFonts w:ascii="Times New Roman" w:hAnsi="Times New Roman"/>
              <w:szCs w:val="24"/>
            </w:rPr>
          </w:rPrChange>
        </w:rPr>
        <w:t>t further distances (0-5</w:t>
      </w:r>
      <w:r w:rsidR="001C6381" w:rsidRPr="00FE4C27">
        <w:rPr>
          <w:rFonts w:ascii="Times New Roman" w:hAnsi="Times New Roman"/>
          <w:szCs w:val="24"/>
          <w:highlight w:val="yellow"/>
          <w:rPrChange w:id="687" w:author="Liu, Jun" w:date="2016-12-06T12:07:00Z">
            <w:rPr>
              <w:rFonts w:ascii="Times New Roman" w:hAnsi="Times New Roman"/>
              <w:szCs w:val="24"/>
            </w:rPr>
          </w:rPrChange>
        </w:rPr>
        <w:t>0</w:t>
      </w:r>
      <w:r w:rsidR="003F7093" w:rsidRPr="00FE4C27">
        <w:rPr>
          <w:rFonts w:ascii="Times New Roman" w:hAnsi="Times New Roman"/>
          <w:szCs w:val="24"/>
          <w:highlight w:val="yellow"/>
          <w:rPrChange w:id="688" w:author="Liu, Jun" w:date="2016-12-06T12:07:00Z">
            <w:rPr>
              <w:rFonts w:ascii="Times New Roman" w:hAnsi="Times New Roman"/>
              <w:szCs w:val="24"/>
            </w:rPr>
          </w:rPrChange>
        </w:rPr>
        <w:t xml:space="preserve"> m)</w:t>
      </w:r>
      <w:r w:rsidR="00923422" w:rsidRPr="00FE4C27">
        <w:rPr>
          <w:rFonts w:ascii="Times New Roman" w:hAnsi="Times New Roman"/>
          <w:szCs w:val="24"/>
          <w:highlight w:val="yellow"/>
          <w:rPrChange w:id="689" w:author="Liu, Jun" w:date="2016-12-06T12:07:00Z">
            <w:rPr>
              <w:rFonts w:ascii="Times New Roman" w:hAnsi="Times New Roman"/>
              <w:szCs w:val="24"/>
            </w:rPr>
          </w:rPrChange>
        </w:rPr>
        <w:t xml:space="preserve">, </w:t>
      </w:r>
      <w:r w:rsidR="00D07673" w:rsidRPr="00FE4C27">
        <w:rPr>
          <w:rFonts w:ascii="Times New Roman" w:hAnsi="Times New Roman"/>
          <w:szCs w:val="24"/>
          <w:highlight w:val="yellow"/>
          <w:rPrChange w:id="690" w:author="Liu, Jun" w:date="2016-12-06T12:07:00Z">
            <w:rPr>
              <w:rFonts w:ascii="Times New Roman" w:hAnsi="Times New Roman"/>
              <w:szCs w:val="24"/>
            </w:rPr>
          </w:rPrChange>
        </w:rPr>
        <w:t>seed</w:t>
      </w:r>
      <w:r w:rsidR="00134947" w:rsidRPr="00FE4C27">
        <w:rPr>
          <w:rFonts w:ascii="Times New Roman" w:hAnsi="Times New Roman"/>
          <w:szCs w:val="24"/>
          <w:highlight w:val="yellow"/>
          <w:rPrChange w:id="691" w:author="Liu, Jun" w:date="2016-12-06T12:07:00Z">
            <w:rPr>
              <w:rFonts w:ascii="Times New Roman" w:hAnsi="Times New Roman"/>
              <w:szCs w:val="24"/>
            </w:rPr>
          </w:rPrChange>
        </w:rPr>
        <w:t xml:space="preserve"> conc</w:t>
      </w:r>
      <w:r w:rsidR="00F80577" w:rsidRPr="00FE4C27">
        <w:rPr>
          <w:rFonts w:ascii="Times New Roman" w:hAnsi="Times New Roman"/>
          <w:szCs w:val="24"/>
          <w:highlight w:val="yellow"/>
          <w:rPrChange w:id="692" w:author="Liu, Jun" w:date="2016-12-06T12:07:00Z">
            <w:rPr>
              <w:rFonts w:ascii="Times New Roman" w:hAnsi="Times New Roman"/>
              <w:szCs w:val="24"/>
            </w:rPr>
          </w:rPrChange>
        </w:rPr>
        <w:t>en</w:t>
      </w:r>
      <w:r w:rsidR="00134947" w:rsidRPr="00FE4C27">
        <w:rPr>
          <w:rFonts w:ascii="Times New Roman" w:hAnsi="Times New Roman"/>
          <w:szCs w:val="24"/>
          <w:highlight w:val="yellow"/>
          <w:rPrChange w:id="693" w:author="Liu, Jun" w:date="2016-12-06T12:07:00Z">
            <w:rPr>
              <w:rFonts w:ascii="Times New Roman" w:hAnsi="Times New Roman"/>
              <w:szCs w:val="24"/>
            </w:rPr>
          </w:rPrChange>
        </w:rPr>
        <w:t xml:space="preserve">tration was </w:t>
      </w:r>
      <w:r w:rsidR="000A1AA6" w:rsidRPr="00FE4C27">
        <w:rPr>
          <w:rFonts w:ascii="Times New Roman" w:hAnsi="Times New Roman"/>
          <w:szCs w:val="24"/>
          <w:highlight w:val="yellow"/>
          <w:rPrChange w:id="694" w:author="Liu, Jun" w:date="2016-12-06T12:07:00Z">
            <w:rPr>
              <w:rFonts w:ascii="Times New Roman" w:hAnsi="Times New Roman"/>
              <w:szCs w:val="24"/>
            </w:rPr>
          </w:rPrChange>
        </w:rPr>
        <w:t>positively</w:t>
      </w:r>
      <w:r w:rsidR="00134947" w:rsidRPr="00FE4C27">
        <w:rPr>
          <w:rFonts w:ascii="Times New Roman" w:hAnsi="Times New Roman"/>
          <w:szCs w:val="24"/>
          <w:highlight w:val="yellow"/>
          <w:rPrChange w:id="695" w:author="Liu, Jun" w:date="2016-12-06T12:07:00Z">
            <w:rPr>
              <w:rFonts w:ascii="Times New Roman" w:hAnsi="Times New Roman"/>
              <w:szCs w:val="24"/>
            </w:rPr>
          </w:rPrChange>
        </w:rPr>
        <w:t xml:space="preserve"> </w:t>
      </w:r>
      <w:r w:rsidR="0004075B" w:rsidRPr="00FE4C27">
        <w:rPr>
          <w:rFonts w:ascii="Times New Roman" w:hAnsi="Times New Roman"/>
          <w:szCs w:val="24"/>
          <w:highlight w:val="yellow"/>
          <w:rPrChange w:id="696" w:author="Liu, Jun" w:date="2016-12-06T12:07:00Z">
            <w:rPr>
              <w:rFonts w:ascii="Times New Roman" w:hAnsi="Times New Roman"/>
              <w:szCs w:val="24"/>
            </w:rPr>
          </w:rPrChange>
        </w:rPr>
        <w:t>related to wind speed and u*</w:t>
      </w:r>
      <w:r w:rsidR="00614EF0" w:rsidRPr="00FE4C27">
        <w:rPr>
          <w:rFonts w:ascii="Times New Roman" w:hAnsi="Times New Roman"/>
          <w:szCs w:val="24"/>
          <w:highlight w:val="yellow"/>
          <w:rPrChange w:id="697" w:author="Liu, Jun" w:date="2016-12-06T12:07:00Z">
            <w:rPr>
              <w:rFonts w:ascii="Times New Roman" w:hAnsi="Times New Roman"/>
              <w:szCs w:val="24"/>
            </w:rPr>
          </w:rPrChange>
        </w:rPr>
        <w:t xml:space="preserve"> and negatively correlated to</w:t>
      </w:r>
      <w:r w:rsidR="0004075B" w:rsidRPr="00FE4C27">
        <w:rPr>
          <w:rFonts w:ascii="Times New Roman" w:hAnsi="Times New Roman"/>
          <w:szCs w:val="24"/>
          <w:highlight w:val="yellow"/>
          <w:rPrChange w:id="698" w:author="Liu, Jun" w:date="2016-12-06T12:07:00Z">
            <w:rPr>
              <w:rFonts w:ascii="Times New Roman" w:hAnsi="Times New Roman"/>
              <w:szCs w:val="24"/>
            </w:rPr>
          </w:rPrChange>
        </w:rPr>
        <w:t xml:space="preserve"> vertical wind velocity</w:t>
      </w:r>
      <w:r w:rsidR="006379BF" w:rsidRPr="00FE4C27">
        <w:rPr>
          <w:rFonts w:ascii="Times New Roman" w:hAnsi="Times New Roman"/>
          <w:szCs w:val="24"/>
          <w:highlight w:val="yellow"/>
          <w:rPrChange w:id="699" w:author="Liu, Jun" w:date="2016-12-06T12:07:00Z">
            <w:rPr>
              <w:rFonts w:ascii="Times New Roman" w:hAnsi="Times New Roman"/>
              <w:szCs w:val="24"/>
            </w:rPr>
          </w:rPrChange>
        </w:rPr>
        <w:t xml:space="preserve"> (Tab</w:t>
      </w:r>
      <w:r w:rsidR="00207BF7" w:rsidRPr="00FE4C27">
        <w:rPr>
          <w:rFonts w:ascii="Times New Roman" w:hAnsi="Times New Roman"/>
          <w:szCs w:val="24"/>
          <w:highlight w:val="yellow"/>
          <w:rPrChange w:id="700" w:author="Liu, Jun" w:date="2016-12-06T12:07:00Z">
            <w:rPr>
              <w:rFonts w:ascii="Times New Roman" w:hAnsi="Times New Roman"/>
              <w:szCs w:val="24"/>
            </w:rPr>
          </w:rPrChange>
        </w:rPr>
        <w:t>le</w:t>
      </w:r>
      <w:r w:rsidR="006379BF" w:rsidRPr="00FE4C27">
        <w:rPr>
          <w:rFonts w:ascii="Times New Roman" w:hAnsi="Times New Roman"/>
          <w:szCs w:val="24"/>
          <w:highlight w:val="yellow"/>
          <w:rPrChange w:id="701" w:author="Liu, Jun" w:date="2016-12-06T12:07:00Z">
            <w:rPr>
              <w:rFonts w:ascii="Times New Roman" w:hAnsi="Times New Roman"/>
              <w:szCs w:val="24"/>
            </w:rPr>
          </w:rPrChange>
        </w:rPr>
        <w:t xml:space="preserve"> 4)</w:t>
      </w:r>
      <w:r w:rsidR="0004075B" w:rsidRPr="00FE4C27">
        <w:rPr>
          <w:rFonts w:ascii="Times New Roman" w:hAnsi="Times New Roman"/>
          <w:szCs w:val="24"/>
          <w:highlight w:val="yellow"/>
          <w:rPrChange w:id="702" w:author="Liu, Jun" w:date="2016-12-06T12:07:00Z">
            <w:rPr>
              <w:rFonts w:ascii="Times New Roman" w:hAnsi="Times New Roman"/>
              <w:szCs w:val="24"/>
            </w:rPr>
          </w:rPrChange>
        </w:rPr>
        <w:t>.</w:t>
      </w:r>
      <w:r w:rsidR="00283565" w:rsidRPr="00FE4C27">
        <w:rPr>
          <w:rFonts w:ascii="Times New Roman" w:hAnsi="Times New Roman"/>
          <w:szCs w:val="24"/>
          <w:highlight w:val="yellow"/>
          <w:rPrChange w:id="703" w:author="Liu, Jun" w:date="2016-12-06T12:07:00Z">
            <w:rPr>
              <w:rFonts w:ascii="Times New Roman" w:hAnsi="Times New Roman"/>
              <w:szCs w:val="24"/>
            </w:rPr>
          </w:rPrChange>
        </w:rPr>
        <w:t xml:space="preserve"> </w:t>
      </w:r>
      <w:r w:rsidR="00ED2DDB" w:rsidRPr="00FE4C27">
        <w:rPr>
          <w:rFonts w:ascii="Times New Roman" w:hAnsi="Times New Roman"/>
          <w:szCs w:val="24"/>
          <w:highlight w:val="yellow"/>
          <w:rPrChange w:id="704" w:author="Liu, Jun" w:date="2016-12-06T12:07:00Z">
            <w:rPr>
              <w:rFonts w:ascii="Times New Roman" w:hAnsi="Times New Roman"/>
              <w:szCs w:val="24"/>
            </w:rPr>
          </w:rPrChange>
        </w:rPr>
        <w:t>This implies that s</w:t>
      </w:r>
      <w:r w:rsidR="00283565" w:rsidRPr="00FE4C27">
        <w:rPr>
          <w:rFonts w:ascii="Times New Roman" w:hAnsi="Times New Roman"/>
          <w:szCs w:val="24"/>
          <w:highlight w:val="yellow"/>
          <w:rPrChange w:id="705" w:author="Liu, Jun" w:date="2016-12-06T12:07:00Z">
            <w:rPr>
              <w:rFonts w:ascii="Times New Roman" w:hAnsi="Times New Roman"/>
              <w:szCs w:val="24"/>
            </w:rPr>
          </w:rPrChange>
        </w:rPr>
        <w:t xml:space="preserve">tronger wind </w:t>
      </w:r>
      <w:r w:rsidR="00732D0A" w:rsidRPr="00FE4C27">
        <w:rPr>
          <w:rFonts w:ascii="Times New Roman" w:hAnsi="Times New Roman"/>
          <w:szCs w:val="24"/>
          <w:highlight w:val="yellow"/>
          <w:rPrChange w:id="706" w:author="Liu, Jun" w:date="2016-12-06T12:07:00Z">
            <w:rPr>
              <w:rFonts w:ascii="Times New Roman" w:hAnsi="Times New Roman"/>
              <w:szCs w:val="24"/>
            </w:rPr>
          </w:rPrChange>
        </w:rPr>
        <w:t xml:space="preserve">and weaker vertical wind </w:t>
      </w:r>
      <w:r w:rsidR="00ED2DDB" w:rsidRPr="00FE4C27">
        <w:rPr>
          <w:rFonts w:ascii="Times New Roman" w:hAnsi="Times New Roman"/>
          <w:szCs w:val="24"/>
          <w:highlight w:val="yellow"/>
          <w:rPrChange w:id="707" w:author="Liu, Jun" w:date="2016-12-06T12:07:00Z">
            <w:rPr>
              <w:rFonts w:ascii="Times New Roman" w:hAnsi="Times New Roman"/>
              <w:szCs w:val="24"/>
            </w:rPr>
          </w:rPrChange>
        </w:rPr>
        <w:t xml:space="preserve">may have </w:t>
      </w:r>
      <w:r w:rsidR="00996668" w:rsidRPr="00FE4C27">
        <w:rPr>
          <w:rFonts w:ascii="Times New Roman" w:hAnsi="Times New Roman"/>
          <w:szCs w:val="24"/>
          <w:highlight w:val="yellow"/>
          <w:rPrChange w:id="708" w:author="Liu, Jun" w:date="2016-12-06T12:07:00Z">
            <w:rPr>
              <w:rFonts w:ascii="Times New Roman" w:hAnsi="Times New Roman"/>
              <w:szCs w:val="24"/>
            </w:rPr>
          </w:rPrChange>
        </w:rPr>
        <w:t>transported</w:t>
      </w:r>
      <w:r w:rsidR="00ED2DDB" w:rsidRPr="00FE4C27">
        <w:rPr>
          <w:rFonts w:ascii="Times New Roman" w:hAnsi="Times New Roman"/>
          <w:szCs w:val="24"/>
          <w:highlight w:val="yellow"/>
          <w:rPrChange w:id="709" w:author="Liu, Jun" w:date="2016-12-06T12:07:00Z">
            <w:rPr>
              <w:rFonts w:ascii="Times New Roman" w:hAnsi="Times New Roman"/>
              <w:szCs w:val="24"/>
            </w:rPr>
          </w:rPrChange>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5D750B3"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w:t>
      </w:r>
      <w:del w:id="710" w:author="Liu, Jun" w:date="2016-12-06T12:04:00Z">
        <w:r w:rsidRPr="00C17972" w:rsidDel="00077116">
          <w:rPr>
            <w:rFonts w:ascii="Times New Roman" w:hAnsi="Times New Roman"/>
            <w:sz w:val="18"/>
            <w:szCs w:val="18"/>
          </w:rPr>
          <w:delText xml:space="preserve">  </w:delText>
        </w:r>
      </w:del>
      <w:ins w:id="711" w:author="Liu, Jun" w:date="2016-12-06T11:58:00Z">
        <w:r w:rsidR="00D233FA" w:rsidRPr="005B79BF">
          <w:rPr>
            <w:rFonts w:ascii="Times New Roman" w:hAnsi="Times New Roman"/>
            <w:sz w:val="18"/>
            <w:szCs w:val="18"/>
          </w:rPr>
          <w:t>*</w:t>
        </w:r>
        <w:r w:rsidR="00D233FA">
          <w:rPr>
            <w:rFonts w:ascii="Times New Roman" w:hAnsi="Times New Roman"/>
            <w:sz w:val="18"/>
            <w:szCs w:val="18"/>
          </w:rPr>
          <w:t xml:space="preserve"> means that</w:t>
        </w:r>
        <w:r w:rsidR="00D233FA" w:rsidRPr="00C17972">
          <w:rPr>
            <w:rFonts w:ascii="Times New Roman" w:hAnsi="Times New Roman"/>
            <w:sz w:val="18"/>
            <w:szCs w:val="18"/>
          </w:rPr>
          <w:t xml:space="preserve"> p value</w:t>
        </w:r>
        <w:r w:rsidR="00D233FA">
          <w:rPr>
            <w:rFonts w:ascii="Times New Roman" w:hAnsi="Times New Roman"/>
            <w:sz w:val="18"/>
            <w:szCs w:val="18"/>
          </w:rPr>
          <w:t xml:space="preserve"> is less than 0.005</w:t>
        </w:r>
      </w:ins>
      <w:del w:id="712" w:author="Liu, Jun" w:date="2016-12-06T11:58:00Z">
        <w:r w:rsidRPr="00C17972" w:rsidDel="00D233FA">
          <w:rPr>
            <w:rFonts w:ascii="Times New Roman" w:hAnsi="Times New Roman"/>
            <w:sz w:val="18"/>
            <w:szCs w:val="18"/>
          </w:rPr>
          <w:delText>Number in the parentheses is the p value</w:delText>
        </w:r>
      </w:del>
      <w:r w:rsidRPr="00C17972">
        <w:rPr>
          <w:rFonts w:ascii="Times New Roman" w:hAnsi="Times New Roman"/>
          <w:sz w:val="18"/>
          <w:szCs w:val="18"/>
        </w:rPr>
        <w:t xml:space="preserve">. </w:t>
      </w:r>
      <w:ins w:id="713" w:author="Liu, Jun" w:date="2016-12-06T11:58:00Z">
        <w:r w:rsidR="00D233FA" w:rsidRPr="00A05197">
          <w:rPr>
            <w:rFonts w:ascii="Times New Roman" w:hAnsi="Times New Roman"/>
            <w:sz w:val="18"/>
            <w:szCs w:val="18"/>
          </w:rPr>
          <w:t>NS means p value is not significant</w:t>
        </w:r>
        <w:r w:rsidR="00D233FA" w:rsidRPr="00651786">
          <w:rPr>
            <w:rFonts w:ascii="Times New Roman" w:hAnsi="Times New Roman"/>
            <w:sz w:val="18"/>
            <w:szCs w:val="18"/>
          </w:rPr>
          <w:t xml:space="preserve">. </w:t>
        </w:r>
      </w:ins>
      <w:r w:rsidRPr="00C17972">
        <w:rPr>
          <w:rFonts w:ascii="Times New Roman" w:hAnsi="Times New Roman"/>
          <w:sz w:val="18"/>
          <w:szCs w:val="18"/>
        </w:rPr>
        <w:t xml:space="preserve">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6505BF" w:rsidP="00576337">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hAnsi="Times New Roman"/>
                <w:b/>
                <w:sz w:val="18"/>
                <w:szCs w:val="18"/>
              </w:rPr>
            </w:pPr>
            <w:r w:rsidRPr="00576337">
              <w:rPr>
                <w:rFonts w:ascii="Times New Roma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6505BF"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6505BF" w:rsidP="00576337">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6505BF" w:rsidP="00576337">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6505BF"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D9DC393"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w:t>
      </w:r>
      <w:ins w:id="714" w:author="Liu, Jun" w:date="2016-12-06T12:04:00Z">
        <w:r w:rsidR="00077116" w:rsidRPr="005B79BF">
          <w:rPr>
            <w:rFonts w:ascii="Times New Roman" w:hAnsi="Times New Roman"/>
            <w:sz w:val="18"/>
            <w:szCs w:val="18"/>
          </w:rPr>
          <w:t>*</w:t>
        </w:r>
        <w:r w:rsidR="00077116">
          <w:rPr>
            <w:rFonts w:ascii="Times New Roman" w:hAnsi="Times New Roman"/>
            <w:sz w:val="18"/>
            <w:szCs w:val="18"/>
          </w:rPr>
          <w:t xml:space="preserve"> means that</w:t>
        </w:r>
        <w:r w:rsidR="00077116" w:rsidRPr="00C17972">
          <w:rPr>
            <w:rFonts w:ascii="Times New Roman" w:hAnsi="Times New Roman"/>
            <w:sz w:val="18"/>
            <w:szCs w:val="18"/>
          </w:rPr>
          <w:t xml:space="preserve"> p value</w:t>
        </w:r>
        <w:r w:rsidR="00077116">
          <w:rPr>
            <w:rFonts w:ascii="Times New Roman" w:hAnsi="Times New Roman"/>
            <w:sz w:val="18"/>
            <w:szCs w:val="18"/>
          </w:rPr>
          <w:t xml:space="preserve"> is less than 0.005</w:t>
        </w:r>
        <w:r w:rsidR="00077116" w:rsidRPr="00C17972">
          <w:rPr>
            <w:rFonts w:ascii="Times New Roman" w:hAnsi="Times New Roman"/>
            <w:sz w:val="18"/>
            <w:szCs w:val="18"/>
          </w:rPr>
          <w:t xml:space="preserve">. </w:t>
        </w:r>
        <w:r w:rsidR="00077116" w:rsidRPr="00A05197">
          <w:rPr>
            <w:rFonts w:ascii="Times New Roman" w:hAnsi="Times New Roman"/>
            <w:sz w:val="18"/>
            <w:szCs w:val="18"/>
          </w:rPr>
          <w:t>NS means p value is not significant</w:t>
        </w:r>
        <w:r w:rsidR="00077116" w:rsidRPr="00651786">
          <w:rPr>
            <w:rFonts w:ascii="Times New Roman" w:hAnsi="Times New Roman"/>
            <w:sz w:val="18"/>
            <w:szCs w:val="18"/>
          </w:rPr>
          <w:t xml:space="preserve">. </w:t>
        </w:r>
      </w:ins>
      <w:del w:id="715" w:author="Liu, Jun" w:date="2016-12-06T12:04:00Z">
        <w:r w:rsidRPr="00C17972" w:rsidDel="00077116">
          <w:rPr>
            <w:rFonts w:ascii="Times New Roman" w:hAnsi="Times New Roman"/>
            <w:sz w:val="18"/>
            <w:szCs w:val="18"/>
          </w:rPr>
          <w:delText>Number in the parentheses is the p value.</w:delText>
        </w:r>
      </w:del>
      <w:r w:rsidRPr="00C17972">
        <w:rPr>
          <w:rFonts w:ascii="Times New Roman" w:hAnsi="Times New Roman"/>
          <w:sz w:val="18"/>
          <w:szCs w:val="18"/>
        </w:rPr>
        <w:t xml:space="preserv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6505BF"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6505BF"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6505BF"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6505BF"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6505BF"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bookmarkStart w:id="716" w:name="_GoBack"/>
      <w:bookmarkEnd w:id="716"/>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717" w:name="OLE_LINK6"/>
      <w:bookmarkStart w:id="718" w:name="OLE_LINK7"/>
      <w:bookmarkStart w:id="719" w:name="OLE_LINK8"/>
      <w:bookmarkStart w:id="720" w:name="OLE_LINK9"/>
      <w:bookmarkStart w:id="721" w:name="OLE_LINK10"/>
      <w:r w:rsidR="008F511F" w:rsidRPr="006947B3">
        <w:rPr>
          <w:rFonts w:ascii="Times New Roman" w:eastAsia="CMR12" w:hAnsi="Times New Roman"/>
          <w:szCs w:val="24"/>
        </w:rPr>
        <w:t xml:space="preserve">Bonferroni </w:t>
      </w:r>
      <w:bookmarkEnd w:id="717"/>
      <w:bookmarkEnd w:id="718"/>
      <w:bookmarkEnd w:id="719"/>
      <w:bookmarkEnd w:id="720"/>
      <w:bookmarkEnd w:id="721"/>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722" w:name="OLE_LINK16"/>
      <w:bookmarkStart w:id="723" w:name="OLE_LINK17"/>
      <w:bookmarkStart w:id="724" w:name="OLE_LINK18"/>
      <w:r w:rsidRPr="006947B3">
        <w:rPr>
          <w:rFonts w:ascii="Times New Roman" w:hAnsi="Times New Roman"/>
        </w:rPr>
        <w:t>University of Illinois at Urbana-Champaign</w:t>
      </w:r>
      <w:bookmarkEnd w:id="722"/>
      <w:bookmarkEnd w:id="723"/>
      <w:bookmarkEnd w:id="724"/>
      <w:r w:rsidRPr="006947B3">
        <w:rPr>
          <w:rFonts w:ascii="Times New Roman" w:hAnsi="Times New Roman"/>
        </w:rPr>
        <w:t xml:space="preserve">. The authors thank Dr. </w:t>
      </w:r>
      <w:bookmarkStart w:id="725" w:name="OLE_LINK19"/>
      <w:r w:rsidRPr="006947B3">
        <w:rPr>
          <w:rFonts w:ascii="Times New Roman" w:hAnsi="Times New Roman"/>
        </w:rPr>
        <w:t xml:space="preserve">Adam Davis </w:t>
      </w:r>
      <w:bookmarkEnd w:id="725"/>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18"/>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0A529" w14:textId="77777777" w:rsidR="006505BF" w:rsidRDefault="006505BF">
      <w:r>
        <w:separator/>
      </w:r>
    </w:p>
    <w:p w14:paraId="49CCD881" w14:textId="77777777" w:rsidR="006505BF" w:rsidRDefault="006505BF"/>
  </w:endnote>
  <w:endnote w:type="continuationSeparator" w:id="0">
    <w:p w14:paraId="14BA5961" w14:textId="77777777" w:rsidR="006505BF" w:rsidRDefault="006505BF">
      <w:r>
        <w:continuationSeparator/>
      </w:r>
    </w:p>
    <w:p w14:paraId="4C03AB6A" w14:textId="77777777" w:rsidR="006505BF" w:rsidRDefault="006505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43" w:usb2="00000009" w:usb3="00000000" w:csb0="000001FF" w:csb1="00000000"/>
    <w:embedRegular r:id="rId1" w:fontKey="{75AA6B4D-9BEC-465F-8279-149FE3FB905C}"/>
    <w:embedBold r:id="rId2" w:fontKey="{7F093899-690D-47F1-886F-2168BCF9A2E6}"/>
    <w:embedItalic r:id="rId3" w:fontKey="{5F9B467E-D135-491C-B046-376DBFE33A45}"/>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4" w:subsetted="1" w:fontKey="{CC9E84CC-C72D-486E-9FD2-6B3E55268BAC}"/>
    <w:embedItalic r:id="rId5" w:subsetted="1" w:fontKey="{2CB9C052-880E-4270-B563-44FB220ED08D}"/>
    <w:embedBoldItalic r:id="rId6" w:subsetted="1" w:fontKey="{CFC0A14B-B0BA-4CE1-8585-B4E3F370D505}"/>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C042BD" w:rsidRDefault="00C042BD">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C042BD" w:rsidRDefault="00C042BD">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C042BD" w:rsidRDefault="00C042BD">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C042BD" w:rsidRDefault="00C042BD">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C042BD" w:rsidRDefault="00C042BD">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C042BD" w:rsidRDefault="00C042BD">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C042BD" w:rsidRDefault="00C04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C042BD" w:rsidRDefault="00C042BD">
    <w:pPr>
      <w:pStyle w:val="Footer"/>
      <w:ind w:right="360"/>
    </w:pPr>
  </w:p>
  <w:p w14:paraId="75C2344E" w14:textId="77777777" w:rsidR="00C042BD" w:rsidRDefault="00C042B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1B545AD2" w:rsidR="00C042BD" w:rsidRDefault="00C04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28CC">
      <w:rPr>
        <w:rStyle w:val="PageNumber"/>
        <w:noProof/>
      </w:rPr>
      <w:t>17</w:t>
    </w:r>
    <w:r>
      <w:rPr>
        <w:rStyle w:val="PageNumber"/>
      </w:rPr>
      <w:fldChar w:fldCharType="end"/>
    </w:r>
  </w:p>
  <w:p w14:paraId="7DBBFD16" w14:textId="77777777" w:rsidR="00C042BD" w:rsidRDefault="00C042BD">
    <w:pPr>
      <w:pStyle w:val="Footer"/>
      <w:ind w:right="360"/>
    </w:pPr>
  </w:p>
  <w:p w14:paraId="2FE9423C" w14:textId="77777777" w:rsidR="00C042BD" w:rsidRDefault="00C042B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EAA0E" w14:textId="77777777" w:rsidR="006505BF" w:rsidRDefault="006505BF">
      <w:r>
        <w:separator/>
      </w:r>
    </w:p>
    <w:p w14:paraId="668E8113" w14:textId="77777777" w:rsidR="006505BF" w:rsidRDefault="006505BF"/>
  </w:footnote>
  <w:footnote w:type="continuationSeparator" w:id="0">
    <w:p w14:paraId="3EF0579E" w14:textId="77777777" w:rsidR="006505BF" w:rsidRDefault="006505BF">
      <w:r>
        <w:continuationSeparator/>
      </w:r>
    </w:p>
    <w:p w14:paraId="255E1FEB" w14:textId="77777777" w:rsidR="006505BF" w:rsidRDefault="006505B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C042BD" w:rsidRDefault="00C042B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rson w15:author="Wang, Junming">
    <w15:presenceInfo w15:providerId="AD" w15:userId="S-1-5-21-2509641344-1052565914-3260824488-7510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TrueTypeFonts/>
  <w:saveSubsetFonts/>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04F0"/>
    <w:rsid w:val="000619AE"/>
    <w:rsid w:val="000622EF"/>
    <w:rsid w:val="000625C9"/>
    <w:rsid w:val="00062D34"/>
    <w:rsid w:val="000641AA"/>
    <w:rsid w:val="00064549"/>
    <w:rsid w:val="00067237"/>
    <w:rsid w:val="00067FC5"/>
    <w:rsid w:val="0007028C"/>
    <w:rsid w:val="000727CD"/>
    <w:rsid w:val="000728FA"/>
    <w:rsid w:val="00072A34"/>
    <w:rsid w:val="00073A3D"/>
    <w:rsid w:val="00077116"/>
    <w:rsid w:val="0007732A"/>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4FA6"/>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A6FB8"/>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602"/>
    <w:rsid w:val="000E5844"/>
    <w:rsid w:val="000E5D71"/>
    <w:rsid w:val="000E6E18"/>
    <w:rsid w:val="000E75E3"/>
    <w:rsid w:val="000E7C0E"/>
    <w:rsid w:val="000E7C37"/>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57F48"/>
    <w:rsid w:val="001608D1"/>
    <w:rsid w:val="001610AE"/>
    <w:rsid w:val="00162431"/>
    <w:rsid w:val="001627F8"/>
    <w:rsid w:val="00163674"/>
    <w:rsid w:val="00164308"/>
    <w:rsid w:val="001651E8"/>
    <w:rsid w:val="00165516"/>
    <w:rsid w:val="00167A94"/>
    <w:rsid w:val="00172E0A"/>
    <w:rsid w:val="00173089"/>
    <w:rsid w:val="00173279"/>
    <w:rsid w:val="001732F9"/>
    <w:rsid w:val="00173C7E"/>
    <w:rsid w:val="00173D15"/>
    <w:rsid w:val="00175E42"/>
    <w:rsid w:val="00175EB2"/>
    <w:rsid w:val="00180F8C"/>
    <w:rsid w:val="00181784"/>
    <w:rsid w:val="00181D51"/>
    <w:rsid w:val="00182170"/>
    <w:rsid w:val="0018310B"/>
    <w:rsid w:val="00184B06"/>
    <w:rsid w:val="001858DC"/>
    <w:rsid w:val="00186AC5"/>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363"/>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5B1"/>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19C8"/>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2DF"/>
    <w:rsid w:val="002555D5"/>
    <w:rsid w:val="002628D8"/>
    <w:rsid w:val="00263822"/>
    <w:rsid w:val="0026438B"/>
    <w:rsid w:val="00266DE8"/>
    <w:rsid w:val="00266E8F"/>
    <w:rsid w:val="0026708E"/>
    <w:rsid w:val="00267784"/>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338B"/>
    <w:rsid w:val="002E4F5C"/>
    <w:rsid w:val="002E6F2E"/>
    <w:rsid w:val="002F0C45"/>
    <w:rsid w:val="002F2719"/>
    <w:rsid w:val="002F2C17"/>
    <w:rsid w:val="002F2CB0"/>
    <w:rsid w:val="002F3928"/>
    <w:rsid w:val="002F610A"/>
    <w:rsid w:val="002F7011"/>
    <w:rsid w:val="002F77EB"/>
    <w:rsid w:val="003010D3"/>
    <w:rsid w:val="00307134"/>
    <w:rsid w:val="00310166"/>
    <w:rsid w:val="00310911"/>
    <w:rsid w:val="00310E5F"/>
    <w:rsid w:val="0031235D"/>
    <w:rsid w:val="0031371B"/>
    <w:rsid w:val="00313B42"/>
    <w:rsid w:val="0031443D"/>
    <w:rsid w:val="00314584"/>
    <w:rsid w:val="00314C53"/>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A573D"/>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6A1"/>
    <w:rsid w:val="003E4828"/>
    <w:rsid w:val="003E5207"/>
    <w:rsid w:val="003E5921"/>
    <w:rsid w:val="003E6FA6"/>
    <w:rsid w:val="003E766A"/>
    <w:rsid w:val="003E79F1"/>
    <w:rsid w:val="003E7E5A"/>
    <w:rsid w:val="003F340E"/>
    <w:rsid w:val="003F4C2F"/>
    <w:rsid w:val="003F59E5"/>
    <w:rsid w:val="003F601A"/>
    <w:rsid w:val="003F6C69"/>
    <w:rsid w:val="003F6EED"/>
    <w:rsid w:val="003F703F"/>
    <w:rsid w:val="003F7093"/>
    <w:rsid w:val="003F7CD6"/>
    <w:rsid w:val="00400694"/>
    <w:rsid w:val="004011DB"/>
    <w:rsid w:val="004016BC"/>
    <w:rsid w:val="00401835"/>
    <w:rsid w:val="00403F33"/>
    <w:rsid w:val="00404F48"/>
    <w:rsid w:val="0040505C"/>
    <w:rsid w:val="0040631B"/>
    <w:rsid w:val="00407318"/>
    <w:rsid w:val="0041079D"/>
    <w:rsid w:val="00410940"/>
    <w:rsid w:val="00411831"/>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2A5"/>
    <w:rsid w:val="004564CF"/>
    <w:rsid w:val="004573E3"/>
    <w:rsid w:val="004578D9"/>
    <w:rsid w:val="004601AA"/>
    <w:rsid w:val="0046134D"/>
    <w:rsid w:val="00461AA3"/>
    <w:rsid w:val="00463251"/>
    <w:rsid w:val="00463CE5"/>
    <w:rsid w:val="004643BC"/>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3A0F"/>
    <w:rsid w:val="004B4350"/>
    <w:rsid w:val="004B587F"/>
    <w:rsid w:val="004B63A1"/>
    <w:rsid w:val="004B6717"/>
    <w:rsid w:val="004C0509"/>
    <w:rsid w:val="004C1158"/>
    <w:rsid w:val="004C1725"/>
    <w:rsid w:val="004C3024"/>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020D"/>
    <w:rsid w:val="004F1A52"/>
    <w:rsid w:val="004F1AB1"/>
    <w:rsid w:val="004F2381"/>
    <w:rsid w:val="004F27A0"/>
    <w:rsid w:val="004F3137"/>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3FB3"/>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28CC"/>
    <w:rsid w:val="00563A8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DB"/>
    <w:rsid w:val="00614EF0"/>
    <w:rsid w:val="00614F2E"/>
    <w:rsid w:val="006167A2"/>
    <w:rsid w:val="00616D68"/>
    <w:rsid w:val="00617AA7"/>
    <w:rsid w:val="00620D79"/>
    <w:rsid w:val="00621320"/>
    <w:rsid w:val="0062160E"/>
    <w:rsid w:val="00622A8A"/>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12D5"/>
    <w:rsid w:val="00642AAD"/>
    <w:rsid w:val="00643006"/>
    <w:rsid w:val="0064346D"/>
    <w:rsid w:val="0064353C"/>
    <w:rsid w:val="00646029"/>
    <w:rsid w:val="00646CE7"/>
    <w:rsid w:val="006505BF"/>
    <w:rsid w:val="00650778"/>
    <w:rsid w:val="00650C4F"/>
    <w:rsid w:val="00650C74"/>
    <w:rsid w:val="00651533"/>
    <w:rsid w:val="00651786"/>
    <w:rsid w:val="00651AA8"/>
    <w:rsid w:val="00652899"/>
    <w:rsid w:val="006532A9"/>
    <w:rsid w:val="0065362A"/>
    <w:rsid w:val="006557B0"/>
    <w:rsid w:val="006561BE"/>
    <w:rsid w:val="006577BF"/>
    <w:rsid w:val="00660184"/>
    <w:rsid w:val="00661798"/>
    <w:rsid w:val="00663189"/>
    <w:rsid w:val="00663CF6"/>
    <w:rsid w:val="00665126"/>
    <w:rsid w:val="00666D33"/>
    <w:rsid w:val="006674C8"/>
    <w:rsid w:val="00670922"/>
    <w:rsid w:val="006718FD"/>
    <w:rsid w:val="00671E3D"/>
    <w:rsid w:val="00671FA2"/>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059"/>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60E"/>
    <w:rsid w:val="007368D8"/>
    <w:rsid w:val="00736DDA"/>
    <w:rsid w:val="00740B7C"/>
    <w:rsid w:val="00740F6D"/>
    <w:rsid w:val="0074160E"/>
    <w:rsid w:val="007418BD"/>
    <w:rsid w:val="00741995"/>
    <w:rsid w:val="0074303C"/>
    <w:rsid w:val="0074303E"/>
    <w:rsid w:val="00743968"/>
    <w:rsid w:val="00744B3C"/>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8791B"/>
    <w:rsid w:val="00787BC2"/>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7F7620"/>
    <w:rsid w:val="0080079B"/>
    <w:rsid w:val="00803489"/>
    <w:rsid w:val="00805AF5"/>
    <w:rsid w:val="0080634D"/>
    <w:rsid w:val="00806382"/>
    <w:rsid w:val="00806F3B"/>
    <w:rsid w:val="00806F64"/>
    <w:rsid w:val="00807386"/>
    <w:rsid w:val="00807C5B"/>
    <w:rsid w:val="0081022F"/>
    <w:rsid w:val="00810FE7"/>
    <w:rsid w:val="008124F4"/>
    <w:rsid w:val="008128BE"/>
    <w:rsid w:val="00813FB7"/>
    <w:rsid w:val="008144AA"/>
    <w:rsid w:val="008149AF"/>
    <w:rsid w:val="008169FC"/>
    <w:rsid w:val="00816E7A"/>
    <w:rsid w:val="008177AC"/>
    <w:rsid w:val="008215C1"/>
    <w:rsid w:val="00821E5D"/>
    <w:rsid w:val="0082506C"/>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1823"/>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59E"/>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0780D"/>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344"/>
    <w:rsid w:val="0095742C"/>
    <w:rsid w:val="00957809"/>
    <w:rsid w:val="00957C0B"/>
    <w:rsid w:val="00960152"/>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211"/>
    <w:rsid w:val="0097486D"/>
    <w:rsid w:val="009750BB"/>
    <w:rsid w:val="0097575A"/>
    <w:rsid w:val="009768FB"/>
    <w:rsid w:val="00977E4F"/>
    <w:rsid w:val="00980416"/>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773"/>
    <w:rsid w:val="009E7A75"/>
    <w:rsid w:val="009F0311"/>
    <w:rsid w:val="009F0A17"/>
    <w:rsid w:val="009F369A"/>
    <w:rsid w:val="009F4BDE"/>
    <w:rsid w:val="009F5069"/>
    <w:rsid w:val="009F5699"/>
    <w:rsid w:val="009F573B"/>
    <w:rsid w:val="009F5A1E"/>
    <w:rsid w:val="009F68F7"/>
    <w:rsid w:val="009F6FFA"/>
    <w:rsid w:val="009F77F3"/>
    <w:rsid w:val="009F7C03"/>
    <w:rsid w:val="00A0065B"/>
    <w:rsid w:val="00A00947"/>
    <w:rsid w:val="00A00DBF"/>
    <w:rsid w:val="00A02A13"/>
    <w:rsid w:val="00A02D62"/>
    <w:rsid w:val="00A02DBD"/>
    <w:rsid w:val="00A03214"/>
    <w:rsid w:val="00A06E4C"/>
    <w:rsid w:val="00A073F2"/>
    <w:rsid w:val="00A07C5F"/>
    <w:rsid w:val="00A1028D"/>
    <w:rsid w:val="00A10494"/>
    <w:rsid w:val="00A11322"/>
    <w:rsid w:val="00A11B10"/>
    <w:rsid w:val="00A12413"/>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2296"/>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0781"/>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B5C8C"/>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B7157"/>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2BD"/>
    <w:rsid w:val="00C04BA8"/>
    <w:rsid w:val="00C0507A"/>
    <w:rsid w:val="00C05115"/>
    <w:rsid w:val="00C05420"/>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739"/>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7D1"/>
    <w:rsid w:val="00CA6E2A"/>
    <w:rsid w:val="00CA7179"/>
    <w:rsid w:val="00CA730F"/>
    <w:rsid w:val="00CB168F"/>
    <w:rsid w:val="00CB2614"/>
    <w:rsid w:val="00CB2ACE"/>
    <w:rsid w:val="00CB3650"/>
    <w:rsid w:val="00CB3676"/>
    <w:rsid w:val="00CC0455"/>
    <w:rsid w:val="00CC135F"/>
    <w:rsid w:val="00CC1835"/>
    <w:rsid w:val="00CC4120"/>
    <w:rsid w:val="00CC56B2"/>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716"/>
    <w:rsid w:val="00CF3900"/>
    <w:rsid w:val="00CF44FE"/>
    <w:rsid w:val="00CF5271"/>
    <w:rsid w:val="00D010AC"/>
    <w:rsid w:val="00D01C80"/>
    <w:rsid w:val="00D0596F"/>
    <w:rsid w:val="00D064C6"/>
    <w:rsid w:val="00D0723A"/>
    <w:rsid w:val="00D07673"/>
    <w:rsid w:val="00D121E3"/>
    <w:rsid w:val="00D13B1B"/>
    <w:rsid w:val="00D141C9"/>
    <w:rsid w:val="00D1535F"/>
    <w:rsid w:val="00D1562D"/>
    <w:rsid w:val="00D15CAC"/>
    <w:rsid w:val="00D15DE6"/>
    <w:rsid w:val="00D17BA3"/>
    <w:rsid w:val="00D21B51"/>
    <w:rsid w:val="00D22486"/>
    <w:rsid w:val="00D233FA"/>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212"/>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3815"/>
    <w:rsid w:val="00DC3FE1"/>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1E47"/>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698"/>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3027"/>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4C57"/>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3AA"/>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63CF"/>
    <w:rsid w:val="00F763D5"/>
    <w:rsid w:val="00F767FF"/>
    <w:rsid w:val="00F7769C"/>
    <w:rsid w:val="00F77B76"/>
    <w:rsid w:val="00F801CD"/>
    <w:rsid w:val="00F8044C"/>
    <w:rsid w:val="00F80577"/>
    <w:rsid w:val="00F80637"/>
    <w:rsid w:val="00F80901"/>
    <w:rsid w:val="00F80936"/>
    <w:rsid w:val="00F8224F"/>
    <w:rsid w:val="00F82473"/>
    <w:rsid w:val="00F841D0"/>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384"/>
    <w:rsid w:val="00FE3F7C"/>
    <w:rsid w:val="00FE4C27"/>
    <w:rsid w:val="00FE55D7"/>
    <w:rsid w:val="00FF19F0"/>
    <w:rsid w:val="00FF1C58"/>
    <w:rsid w:val="00FF2007"/>
    <w:rsid w:val="00FF219F"/>
    <w:rsid w:val="00FF2E44"/>
    <w:rsid w:val="00FF349A"/>
    <w:rsid w:val="00FF3F04"/>
    <w:rsid w:val="00FF47D1"/>
    <w:rsid w:val="00FF5013"/>
    <w:rsid w:val="00FF6925"/>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E97D8-E21E-4971-AFEA-F26E19A74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17320</Words>
  <Characters>98724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115813</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cp:revision>
  <cp:lastPrinted>2011-04-15T21:20:00Z</cp:lastPrinted>
  <dcterms:created xsi:type="dcterms:W3CDTF">2016-12-06T23:59:00Z</dcterms:created>
  <dcterms:modified xsi:type="dcterms:W3CDTF">2016-12-06T23:59:00Z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