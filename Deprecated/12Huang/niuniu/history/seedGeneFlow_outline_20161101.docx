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w:t>
      </w:r>
      <w:proofErr w:type="gramStart"/>
      <w:r w:rsidRPr="00C17972">
        <w:t xml:space="preserve">horseweed  </w:t>
      </w:r>
      <w:r w:rsidR="00B67191" w:rsidRPr="00C17972">
        <w:t>(</w:t>
      </w:r>
      <w:proofErr w:type="spellStart"/>
      <w:proofErr w:type="gramEnd"/>
      <w:r w:rsidR="00B67191" w:rsidRPr="00C17972">
        <w:rPr>
          <w:i/>
        </w:rPr>
        <w:t>Conyza</w:t>
      </w:r>
      <w:proofErr w:type="spellEnd"/>
      <w:r w:rsidR="00B67191" w:rsidRPr="00C17972">
        <w:rPr>
          <w:i/>
        </w:rPr>
        <w:t xml:space="preserve"> </w:t>
      </w:r>
      <w:proofErr w:type="spellStart"/>
      <w:r w:rsidR="00B67191" w:rsidRPr="00C17972">
        <w:rPr>
          <w:i/>
        </w:rPr>
        <w:t>canadensis</w:t>
      </w:r>
      <w:proofErr w:type="spellEnd"/>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Meilan</w:t>
      </w:r>
      <w:proofErr w:type="spellEnd"/>
      <w:r w:rsidRPr="006947B3">
        <w:rPr>
          <w:rFonts w:ascii="Times New Roman" w:hAnsi="Times New Roman"/>
          <w:kern w:val="26"/>
          <w:sz w:val="24"/>
          <w:szCs w:val="24"/>
        </w:rPr>
        <w:t xml:space="preserve">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ml:space="preserve">, </w:t>
      </w:r>
      <w:proofErr w:type="spellStart"/>
      <w:r w:rsidRPr="006947B3">
        <w:rPr>
          <w:rFonts w:ascii="Times New Roman" w:hAnsi="Times New Roman"/>
          <w:kern w:val="26"/>
          <w:sz w:val="24"/>
          <w:szCs w:val="24"/>
        </w:rPr>
        <w:t>Xiangzhen</w:t>
      </w:r>
      <w:proofErr w:type="spellEnd"/>
      <w:r w:rsidRPr="006947B3">
        <w:rPr>
          <w:rFonts w:ascii="Times New Roman" w:hAnsi="Times New Roman"/>
          <w:kern w:val="26"/>
          <w:sz w:val="24"/>
          <w:szCs w:val="24"/>
        </w:rPr>
        <w:t xml:space="preserve">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w:t>
      </w:r>
      <w:proofErr w:type="spellStart"/>
      <w:r w:rsidRPr="006947B3">
        <w:rPr>
          <w:rFonts w:ascii="Times New Roman" w:hAnsi="Times New Roman"/>
          <w:kern w:val="26"/>
          <w:sz w:val="24"/>
          <w:szCs w:val="24"/>
        </w:rPr>
        <w:t>Junming</w:t>
      </w:r>
      <w:proofErr w:type="spellEnd"/>
      <w:r w:rsidRPr="006947B3">
        <w:rPr>
          <w:rFonts w:ascii="Times New Roman" w:hAnsi="Times New Roman"/>
          <w:kern w:val="26"/>
          <w:sz w:val="24"/>
          <w:szCs w:val="24"/>
        </w:rPr>
        <w:t xml:space="preserve">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RDefault="00A65DCE" w:rsidP="003217A4">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w:t>
      </w:r>
      <w:proofErr w:type="spellStart"/>
      <w:r w:rsidR="00EA642A" w:rsidRPr="006947B3">
        <w:rPr>
          <w:rFonts w:ascii="Times New Roman" w:hAnsi="Times New Roman"/>
          <w:i/>
          <w:szCs w:val="24"/>
        </w:rPr>
        <w:t>canadensis</w:t>
      </w:r>
      <w:proofErr w:type="spellEnd"/>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AD6083">
        <w:rPr>
          <w:rFonts w:ascii="Times New Roman" w:hAnsi="Times New Roman"/>
          <w:szCs w:val="24"/>
          <w:highlight w:val="lightGray"/>
          <w:rPrChange w:id="5" w:author="Liu, Jun" w:date="2016-11-30T16:52:00Z">
            <w:rPr>
              <w:rFonts w:ascii="Times New Roman" w:hAnsi="Times New Roman"/>
              <w:szCs w:val="24"/>
            </w:rPr>
          </w:rPrChange>
        </w:rPr>
        <w:t xml:space="preserve">. Yet, </w:t>
      </w:r>
      <w:r w:rsidR="00A073F2" w:rsidRPr="00AD6083">
        <w:rPr>
          <w:rFonts w:ascii="Times New Roman" w:hAnsi="Times New Roman"/>
          <w:szCs w:val="24"/>
          <w:highlight w:val="lightGray"/>
          <w:rPrChange w:id="6" w:author="Liu, Jun" w:date="2016-11-30T16:52:00Z">
            <w:rPr>
              <w:rFonts w:ascii="Times New Roman" w:hAnsi="Times New Roman"/>
              <w:szCs w:val="24"/>
            </w:rPr>
          </w:rPrChange>
        </w:rPr>
        <w:t xml:space="preserve">a literature review </w:t>
      </w:r>
      <w:r w:rsidR="005A16CB" w:rsidRPr="00AD6083">
        <w:rPr>
          <w:rFonts w:ascii="Times New Roman" w:hAnsi="Times New Roman"/>
          <w:szCs w:val="24"/>
          <w:highlight w:val="lightGray"/>
          <w:rPrChange w:id="7" w:author="Liu, Jun" w:date="2016-11-30T16:52:00Z">
            <w:rPr>
              <w:rFonts w:ascii="Times New Roman" w:hAnsi="Times New Roman"/>
              <w:szCs w:val="24"/>
            </w:rPr>
          </w:rPrChange>
        </w:rPr>
        <w:t>indicates</w:t>
      </w:r>
      <w:r w:rsidRPr="00AD6083">
        <w:rPr>
          <w:rFonts w:ascii="Times New Roman" w:hAnsi="Times New Roman"/>
          <w:szCs w:val="24"/>
          <w:highlight w:val="lightGray"/>
          <w:rPrChange w:id="8" w:author="Liu, Jun" w:date="2016-11-30T16:52:00Z">
            <w:rPr>
              <w:rFonts w:ascii="Times New Roman" w:hAnsi="Times New Roman"/>
              <w:szCs w:val="24"/>
            </w:rPr>
          </w:rPrChange>
        </w:rPr>
        <w:t xml:space="preserve"> there </w:t>
      </w:r>
      <w:r w:rsidR="00603766" w:rsidRPr="00AD6083">
        <w:rPr>
          <w:rFonts w:ascii="Times New Roman" w:hAnsi="Times New Roman"/>
          <w:szCs w:val="24"/>
          <w:highlight w:val="lightGray"/>
          <w:rPrChange w:id="9" w:author="Liu, Jun" w:date="2016-11-30T16:52:00Z">
            <w:rPr>
              <w:rFonts w:ascii="Times New Roman" w:hAnsi="Times New Roman"/>
              <w:szCs w:val="24"/>
            </w:rPr>
          </w:rPrChange>
        </w:rPr>
        <w:t>is no</w:t>
      </w:r>
      <w:r w:rsidRPr="00AD6083">
        <w:rPr>
          <w:rFonts w:ascii="Times New Roman" w:hAnsi="Times New Roman"/>
          <w:szCs w:val="24"/>
          <w:highlight w:val="lightGray"/>
          <w:rPrChange w:id="10" w:author="Liu, Jun" w:date="2016-11-30T16:52:00Z">
            <w:rPr>
              <w:rFonts w:ascii="Times New Roman" w:hAnsi="Times New Roman"/>
              <w:szCs w:val="24"/>
            </w:rPr>
          </w:rPrChange>
        </w:rPr>
        <w:t xml:space="preserve"> experimental data on horseweed dyn</w:t>
      </w:r>
      <w:r w:rsidR="00603766" w:rsidRPr="00AD6083">
        <w:rPr>
          <w:rFonts w:ascii="Times New Roman" w:hAnsi="Times New Roman"/>
          <w:szCs w:val="24"/>
          <w:highlight w:val="lightGray"/>
          <w:rPrChange w:id="11" w:author="Liu, Jun" w:date="2016-11-30T16:52:00Z">
            <w:rPr>
              <w:rFonts w:ascii="Times New Roman" w:hAnsi="Times New Roman"/>
              <w:szCs w:val="24"/>
            </w:rPr>
          </w:rPrChange>
        </w:rPr>
        <w:t>amic (hourly) seed production and</w:t>
      </w:r>
      <w:r w:rsidRPr="00AD6083">
        <w:rPr>
          <w:rFonts w:ascii="Times New Roman" w:hAnsi="Times New Roman"/>
          <w:szCs w:val="24"/>
          <w:highlight w:val="lightGray"/>
          <w:rPrChange w:id="12" w:author="Liu, Jun" w:date="2016-11-30T16:52:00Z">
            <w:rPr>
              <w:rFonts w:ascii="Times New Roman" w:hAnsi="Times New Roman"/>
              <w:szCs w:val="24"/>
            </w:rPr>
          </w:rPrChange>
        </w:rPr>
        <w:t xml:space="preserve"> horizontal dispersion and deposition. </w:t>
      </w:r>
      <w:r w:rsidR="0027133A" w:rsidRPr="00AD6083">
        <w:rPr>
          <w:rFonts w:ascii="Times New Roman" w:hAnsi="Times New Roman"/>
          <w:szCs w:val="24"/>
          <w:highlight w:val="lightGray"/>
          <w:rPrChange w:id="13" w:author="Liu, Jun" w:date="2016-11-30T16:52:00Z">
            <w:rPr>
              <w:rFonts w:ascii="Times New Roman" w:hAnsi="Times New Roman"/>
              <w:szCs w:val="24"/>
            </w:rPr>
          </w:rPrChange>
        </w:rPr>
        <w:t>T</w:t>
      </w:r>
      <w:r w:rsidR="0027133A" w:rsidRPr="006947B3">
        <w:rPr>
          <w:rFonts w:ascii="Times New Roman" w:hAnsi="Times New Roman"/>
          <w:szCs w:val="24"/>
        </w:rPr>
        <w:t xml:space="preserve">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proofErr w:type="spellStart"/>
      <w:r w:rsidR="00EA642A" w:rsidRPr="006947B3">
        <w:rPr>
          <w:rFonts w:ascii="Times New Roman" w:hAnsi="Times New Roman"/>
          <w:i/>
          <w:szCs w:val="24"/>
        </w:rPr>
        <w:t>Conyza</w:t>
      </w:r>
      <w:proofErr w:type="spellEnd"/>
      <w:r w:rsidR="00EA642A" w:rsidRPr="006947B3">
        <w:rPr>
          <w:rFonts w:ascii="Times New Roman" w:hAnsi="Times New Roman"/>
          <w:i/>
          <w:szCs w:val="24"/>
        </w:rPr>
        <w:t xml:space="preserve">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xml:space="preserve">, with a </w:t>
      </w:r>
      <w:proofErr w:type="spellStart"/>
      <w:r w:rsidRPr="006947B3">
        <w:rPr>
          <w:rFonts w:ascii="Times New Roman" w:eastAsia="CMR12" w:hAnsi="Times New Roman"/>
          <w:szCs w:val="24"/>
        </w:rPr>
        <w:t>pappus</w:t>
      </w:r>
      <w:proofErr w:type="spellEnd"/>
      <w:r w:rsidRPr="006947B3">
        <w:rPr>
          <w:rFonts w:ascii="Times New Roman" w:eastAsia="CMR12" w:hAnsi="Times New Roman"/>
          <w:szCs w:val="24"/>
        </w:rPr>
        <w:t xml:space="preserve">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DA1D73" w:rsidR="0027133A" w:rsidRPr="006947B3" w:rsidRDefault="0027133A" w:rsidP="00C17972">
      <w:pPr>
        <w:spacing w:line="480" w:lineRule="auto"/>
        <w:ind w:firstLine="720"/>
      </w:pPr>
      <w:r w:rsidRPr="00407C58">
        <w:rPr>
          <w:rFonts w:ascii="Times New Roman" w:hAnsi="Times New Roman"/>
          <w:szCs w:val="24"/>
          <w:highlight w:val="yellow"/>
        </w:rPr>
        <w:t xml:space="preserve">The objectives of the present study were to: 1) measure </w:t>
      </w:r>
      <w:r w:rsidR="003561E9" w:rsidRPr="00407C58">
        <w:rPr>
          <w:rFonts w:ascii="Times New Roman" w:hAnsi="Times New Roman"/>
          <w:szCs w:val="24"/>
          <w:highlight w:val="yellow"/>
        </w:rPr>
        <w:t xml:space="preserve">the </w:t>
      </w:r>
      <w:r w:rsidRPr="00407C58">
        <w:rPr>
          <w:rFonts w:ascii="Times New Roman" w:hAnsi="Times New Roman"/>
          <w:szCs w:val="24"/>
          <w:highlight w:val="yellow"/>
        </w:rPr>
        <w:t>atmospheric dynamic (on the order of an hour)</w:t>
      </w:r>
      <w:r w:rsidR="003561E9" w:rsidRPr="00407C58">
        <w:rPr>
          <w:rFonts w:ascii="Times New Roman" w:hAnsi="Times New Roman"/>
          <w:szCs w:val="24"/>
          <w:highlight w:val="yellow"/>
        </w:rPr>
        <w:t xml:space="preserve"> and</w:t>
      </w:r>
      <w:r w:rsidRPr="00407C58">
        <w:rPr>
          <w:rFonts w:ascii="Times New Roman" w:hAnsi="Times New Roman"/>
          <w:szCs w:val="24"/>
          <w:highlight w:val="yellow"/>
        </w:rPr>
        <w:t xml:space="preserve"> horseweed </w:t>
      </w:r>
      <w:r w:rsidR="0027270B" w:rsidRPr="00407C58">
        <w:rPr>
          <w:rFonts w:ascii="Times New Roman" w:hAnsi="Times New Roman"/>
          <w:szCs w:val="24"/>
          <w:highlight w:val="yellow"/>
        </w:rPr>
        <w:t>seed</w:t>
      </w:r>
      <w:r w:rsidRPr="00407C58">
        <w:rPr>
          <w:rFonts w:ascii="Times New Roman" w:hAnsi="Times New Roman"/>
          <w:szCs w:val="24"/>
          <w:highlight w:val="yellow"/>
        </w:rPr>
        <w:t xml:space="preserve"> emission, dispersion, and deposition in the vertical </w:t>
      </w:r>
      <w:commentRangeStart w:id="14"/>
      <w:r w:rsidRPr="00407C58">
        <w:rPr>
          <w:rFonts w:ascii="Times New Roman" w:hAnsi="Times New Roman"/>
          <w:szCs w:val="24"/>
          <w:highlight w:val="yellow"/>
        </w:rPr>
        <w:t>direction</w:t>
      </w:r>
      <w:commentRangeEnd w:id="14"/>
      <w:r w:rsidR="00407C58">
        <w:rPr>
          <w:rStyle w:val="CommentReference"/>
          <w:rFonts w:ascii="Calibri" w:eastAsia="Calibri" w:hAnsi="Calibri"/>
        </w:rPr>
        <w:commentReference w:id="14"/>
      </w:r>
      <w:r w:rsidRPr="00407C58">
        <w:rPr>
          <w:rFonts w:ascii="Times New Roman" w:hAnsi="Times New Roman"/>
          <w:szCs w:val="24"/>
          <w:highlight w:val="yellow"/>
        </w:rPr>
        <w:t xml:space="preserve"> </w:t>
      </w:r>
      <w:r w:rsidRPr="00407C58">
        <w:rPr>
          <w:rFonts w:ascii="Times New Roman" w:hAnsi="Times New Roman"/>
          <w:szCs w:val="24"/>
          <w:highlight w:val="yellow"/>
        </w:rPr>
        <w:lastRenderedPageBreak/>
        <w:t xml:space="preserve">(up to 100 m) and in the horizontal direction (up to 1000 m); and 2) quantify the correlation between horseweed </w:t>
      </w:r>
      <w:r w:rsidR="00930509" w:rsidRPr="00407C58">
        <w:rPr>
          <w:rFonts w:ascii="Times New Roman" w:hAnsi="Times New Roman"/>
          <w:szCs w:val="24"/>
          <w:highlight w:val="yellow"/>
        </w:rPr>
        <w:t xml:space="preserve">seed </w:t>
      </w:r>
      <w:r w:rsidRPr="00407C58">
        <w:rPr>
          <w:rFonts w:ascii="Times New Roman" w:hAnsi="Times New Roman"/>
          <w:szCs w:val="24"/>
          <w:highlight w:val="yellow"/>
        </w:rPr>
        <w:t>emission, dispersion, and deposition and atmospheric parameters.</w:t>
      </w:r>
      <w:r w:rsidRPr="006947B3">
        <w:rPr>
          <w:rFonts w:ascii="Times New Roman" w:hAnsi="Times New Roman"/>
          <w:szCs w:val="24"/>
        </w:rPr>
        <w:t xml:space="preserve"> </w:t>
      </w:r>
    </w:p>
    <w:p w14:paraId="76D04C37" w14:textId="12A8A836" w:rsidR="00056E9E" w:rsidRPr="00C17972" w:rsidRDefault="004C1725"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Materials and methods</w:t>
      </w:r>
    </w:p>
    <w:p w14:paraId="5A9F1D2C" w14:textId="4A32E509" w:rsidR="004C3E32" w:rsidRPr="006947B3" w:rsidRDefault="0027133A" w:rsidP="007665BD">
      <w:pPr>
        <w:spacing w:line="480" w:lineRule="auto"/>
        <w:ind w:firstLine="720"/>
        <w:rPr>
          <w:rFonts w:ascii="Times New Roman" w:hAnsi="Times New Roman"/>
          <w:szCs w:val="24"/>
        </w:rPr>
      </w:pPr>
      <w:r w:rsidRPr="006947B3">
        <w:rPr>
          <w:rFonts w:ascii="Times New Roman" w:hAnsi="Times New Roman"/>
          <w:szCs w:val="24"/>
        </w:rPr>
        <w:t xml:space="preserve">The experiment was conducted from 23 Aug to 12 Oct 2013 on the South Research Farm, </w:t>
      </w:r>
      <w:proofErr w:type="gramStart"/>
      <w:r w:rsidRPr="006947B3">
        <w:rPr>
          <w:rFonts w:ascii="Times New Roman" w:hAnsi="Times New Roman"/>
          <w:szCs w:val="24"/>
        </w:rPr>
        <w:t>University  of</w:t>
      </w:r>
      <w:proofErr w:type="gramEnd"/>
      <w:r w:rsidRPr="006947B3">
        <w:rPr>
          <w:rFonts w:ascii="Times New Roman" w:hAnsi="Times New Roman"/>
          <w:szCs w:val="24"/>
        </w:rPr>
        <w:t xml:space="preserve">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rsidP="00C17972">
      <w:pPr>
        <w:pStyle w:val="Heading2"/>
        <w:rPr>
          <w:rFonts w:ascii="Times New Roman" w:hAnsi="Times New Roman"/>
          <w:sz w:val="22"/>
          <w:szCs w:val="22"/>
        </w:rPr>
      </w:pPr>
      <w:r w:rsidRPr="00C17972">
        <w:rPr>
          <w:rFonts w:ascii="Times New Roman" w:hAnsi="Times New Roman" w:cs="Times New Roman"/>
          <w:sz w:val="22"/>
          <w:szCs w:val="22"/>
        </w:rPr>
        <w:t>Experimental site</w:t>
      </w:r>
    </w:p>
    <w:p w14:paraId="61295299" w14:textId="46C66D78" w:rsidR="00900F6B"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experimental design consisted of 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 </w:t>
      </w:r>
      <w:r w:rsidR="00AD1A46" w:rsidRPr="006947B3">
        <w:rPr>
          <w:rFonts w:ascii="Times New Roman" w:hAnsi="Times New Roman"/>
          <w:szCs w:val="24"/>
        </w:rPr>
        <w:t>1)</w:t>
      </w:r>
      <w:r w:rsidRPr="006947B3">
        <w:rPr>
          <w:rFonts w:ascii="Times New Roman" w:hAnsi="Times New Roman"/>
          <w:szCs w:val="24"/>
        </w:rPr>
        <w:t>.</w:t>
      </w:r>
      <w:r w:rsidR="00AD1A46" w:rsidRPr="006947B3">
        <w:rPr>
          <w:rFonts w:ascii="Times New Roman" w:hAnsi="Times New Roman"/>
          <w:szCs w:val="24"/>
        </w:rPr>
        <w:t xml:space="preserve"> </w:t>
      </w:r>
      <w:r w:rsidRPr="006947B3">
        <w:rPr>
          <w:rFonts w:ascii="Times New Roman" w:hAnsi="Times New Roman"/>
          <w:szCs w:val="24"/>
        </w:rPr>
        <w:t>The field was surrounded by various grasses and soybean. Within the source field, 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he average density of the plants was 8 plants/m</w:t>
      </w:r>
      <w:r w:rsidR="00D22486" w:rsidRPr="006947B3">
        <w:rPr>
          <w:rFonts w:ascii="Times New Roman" w:hAnsi="Times New Roman"/>
          <w:szCs w:val="24"/>
          <w:vertAlign w:val="superscript"/>
        </w:rPr>
        <w:t>2</w:t>
      </w:r>
      <w:r w:rsidR="00D22486" w:rsidRPr="006947B3">
        <w:rPr>
          <w:rFonts w:ascii="Times New Roman" w:hAnsi="Times New Roman"/>
          <w:szCs w:val="24"/>
        </w:rPr>
        <w:t xml:space="preserve">. </w:t>
      </w:r>
      <w:r w:rsidR="000A68FD" w:rsidRPr="006947B3">
        <w:rPr>
          <w:rFonts w:ascii="Times New Roman" w:hAnsi="Times New Roman"/>
          <w:szCs w:val="24"/>
        </w:rPr>
        <w:t>The estimated total plant number was 35</w:t>
      </w:r>
      <w:r w:rsidR="0026438B" w:rsidRPr="006947B3">
        <w:rPr>
          <w:rFonts w:ascii="Times New Roman" w:hAnsi="Times New Roman"/>
          <w:szCs w:val="24"/>
        </w:rPr>
        <w:t>,</w:t>
      </w:r>
      <w:r w:rsidR="000A68FD" w:rsidRPr="006947B3">
        <w:rPr>
          <w:rFonts w:ascii="Times New Roman" w:hAnsi="Times New Roman"/>
          <w:szCs w:val="24"/>
        </w:rPr>
        <w:t xml:space="preserve">607.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45627926"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concentration measurement and calculation </w:t>
      </w:r>
    </w:p>
    <w:p w14:paraId="7CC4628F" w14:textId="1154797A" w:rsidR="0076523B" w:rsidRPr="006947B3" w:rsidRDefault="00F80936" w:rsidP="00C17972">
      <w:pPr>
        <w:autoSpaceDE w:val="0"/>
        <w:autoSpaceDN w:val="0"/>
        <w:adjustRightInd w:val="0"/>
        <w:spacing w:after="0" w:line="480" w:lineRule="auto"/>
        <w:ind w:firstLine="240"/>
        <w:rPr>
          <w:rFonts w:ascii="Times New Roman" w:eastAsia="Calibri" w:hAnsi="Times New Roman"/>
          <w:szCs w:val="24"/>
        </w:rPr>
      </w:pPr>
      <w:r w:rsidRPr="006947B3">
        <w:rPr>
          <w:rFonts w:ascii="Times New Roman" w:hAnsi="Times New Roman"/>
          <w:szCs w:val="24"/>
        </w:rPr>
        <w:t>Seed</w:t>
      </w:r>
      <w:r w:rsidR="00900F6B" w:rsidRPr="006947B3">
        <w:rPr>
          <w:rFonts w:ascii="Times New Roman" w:hAnsi="Times New Roman"/>
          <w:szCs w:val="24"/>
        </w:rPr>
        <w:t xml:space="preserve"> concentration was measured by using </w:t>
      </w:r>
      <w:r w:rsidR="00E272CF" w:rsidRPr="006947B3">
        <w:rPr>
          <w:rFonts w:ascii="Times New Roman" w:hAnsi="Times New Roman"/>
          <w:szCs w:val="24"/>
        </w:rPr>
        <w:t xml:space="preserve">four </w:t>
      </w:r>
      <w:r w:rsidR="00900F6B" w:rsidRPr="006947B3">
        <w:rPr>
          <w:rFonts w:ascii="Times New Roman" w:hAnsi="Times New Roman"/>
          <w:szCs w:val="24"/>
        </w:rPr>
        <w:t xml:space="preserve">columns of </w:t>
      </w:r>
      <w:proofErr w:type="spellStart"/>
      <w:r w:rsidR="00900F6B" w:rsidRPr="006947B3">
        <w:rPr>
          <w:rFonts w:ascii="Times New Roman" w:hAnsi="Times New Roman"/>
          <w:szCs w:val="24"/>
        </w:rPr>
        <w:t>Rotorod</w:t>
      </w:r>
      <w:proofErr w:type="spellEnd"/>
      <w:r w:rsidR="00900F6B" w:rsidRPr="006947B3">
        <w:rPr>
          <w:rFonts w:ascii="Times New Roman" w:hAnsi="Times New Roman"/>
          <w:szCs w:val="24"/>
        </w:rPr>
        <w:t xml:space="preserve"> samplers. </w:t>
      </w:r>
      <w:r w:rsidR="004307E4" w:rsidRPr="006947B3">
        <w:rPr>
          <w:rFonts w:ascii="Times New Roman" w:hAnsi="Times New Roman"/>
          <w:szCs w:val="24"/>
          <w:lang w:eastAsia="zh-CN"/>
        </w:rPr>
        <w:t xml:space="preserve">One-column </w:t>
      </w:r>
      <w:proofErr w:type="spellStart"/>
      <w:r w:rsidR="004307E4" w:rsidRPr="006947B3">
        <w:rPr>
          <w:rFonts w:ascii="Times New Roman" w:hAnsi="Times New Roman"/>
          <w:szCs w:val="24"/>
          <w:lang w:eastAsia="zh-CN"/>
        </w:rPr>
        <w:t>Rotorod</w:t>
      </w:r>
      <w:proofErr w:type="spellEnd"/>
      <w:r w:rsidR="004307E4" w:rsidRPr="006947B3">
        <w:rPr>
          <w:rFonts w:ascii="Times New Roman" w:hAnsi="Times New Roman"/>
          <w:szCs w:val="24"/>
          <w:lang w:eastAsia="zh-CN"/>
        </w:rPr>
        <w:t xml:space="preserve"> samplers were placed in the source field to measure the horizontal flux</w:t>
      </w:r>
      <w:r w:rsidR="004307E4" w:rsidRPr="006947B3">
        <w:rPr>
          <w:rFonts w:ascii="Times New Roman" w:hAnsi="Times New Roman"/>
          <w:szCs w:val="24"/>
        </w:rPr>
        <w:t xml:space="preserve"> </w:t>
      </w:r>
      <w:r w:rsidR="004307E4" w:rsidRPr="006947B3">
        <w:rPr>
          <w:rFonts w:ascii="Times New Roman" w:hAnsi="Times New Roman"/>
          <w:szCs w:val="24"/>
          <w:lang w:eastAsia="zh-CN"/>
        </w:rPr>
        <w:t>(</w:t>
      </w:r>
      <w:r w:rsidR="007914F7" w:rsidRPr="006947B3">
        <w:rPr>
          <w:rFonts w:ascii="Times New Roman" w:hAnsi="Times New Roman"/>
          <w:szCs w:val="24"/>
          <w:lang w:eastAsia="zh-CN"/>
        </w:rPr>
        <w:t>seed</w:t>
      </w:r>
      <w:r w:rsidR="004307E4" w:rsidRPr="006947B3">
        <w:rPr>
          <w:rFonts w:ascii="Times New Roman" w:hAnsi="Times New Roman"/>
          <w:szCs w:val="24"/>
          <w:lang w:eastAsia="zh-CN"/>
        </w:rPr>
        <w:t>s/m</w:t>
      </w:r>
      <w:r w:rsidR="004307E4" w:rsidRPr="006947B3">
        <w:rPr>
          <w:rFonts w:ascii="Times New Roman" w:hAnsi="Times New Roman"/>
          <w:szCs w:val="24"/>
          <w:vertAlign w:val="superscript"/>
          <w:lang w:eastAsia="zh-CN"/>
        </w:rPr>
        <w:t>2</w:t>
      </w:r>
      <w:r w:rsidR="004307E4" w:rsidRPr="006947B3">
        <w:rPr>
          <w:rFonts w:ascii="Times New Roman" w:hAnsi="Times New Roman"/>
          <w:szCs w:val="24"/>
          <w:lang w:eastAsia="zh-CN"/>
        </w:rPr>
        <w:t xml:space="preserve">/s) </w:t>
      </w:r>
      <w:r w:rsidR="004307E4" w:rsidRPr="006947B3">
        <w:rPr>
          <w:rFonts w:ascii="Times New Roman" w:hAnsi="Times New Roman"/>
          <w:szCs w:val="24"/>
        </w:rPr>
        <w:t>profiles</w:t>
      </w:r>
      <w:r w:rsidR="004307E4" w:rsidRPr="006947B3">
        <w:rPr>
          <w:rFonts w:ascii="Times New Roman" w:hAnsi="Times New Roman"/>
          <w:szCs w:val="24"/>
          <w:lang w:eastAsia="zh-CN"/>
        </w:rPr>
        <w:t xml:space="preserve"> of source production and release</w:t>
      </w:r>
      <w:r w:rsidR="004307E4" w:rsidRPr="006947B3">
        <w:rPr>
          <w:rFonts w:ascii="Times New Roman" w:hAnsi="Times New Roman"/>
          <w:szCs w:val="24"/>
        </w:rPr>
        <w:t xml:space="preserve">, </w:t>
      </w:r>
      <w:r w:rsidR="004307E4" w:rsidRPr="006947B3">
        <w:rPr>
          <w:rFonts w:ascii="Times New Roman" w:hAnsi="Times New Roman"/>
          <w:szCs w:val="24"/>
          <w:lang w:eastAsia="zh-CN"/>
        </w:rPr>
        <w:t xml:space="preserve">with </w:t>
      </w:r>
      <w:r w:rsidR="004307E4" w:rsidRPr="006947B3">
        <w:rPr>
          <w:rFonts w:ascii="Times New Roman" w:hAnsi="Times New Roman"/>
          <w:szCs w:val="24"/>
        </w:rPr>
        <w:t xml:space="preserve">one sampler placed inside the plant </w:t>
      </w:r>
      <w:proofErr w:type="gramStart"/>
      <w:r w:rsidR="004307E4" w:rsidRPr="006947B3">
        <w:rPr>
          <w:rFonts w:ascii="Times New Roman" w:hAnsi="Times New Roman"/>
          <w:szCs w:val="24"/>
        </w:rPr>
        <w:t>canopy  at</w:t>
      </w:r>
      <w:proofErr w:type="gramEnd"/>
      <w:r w:rsidR="004307E4" w:rsidRPr="006947B3">
        <w:rPr>
          <w:rFonts w:ascii="Times New Roman" w:hAnsi="Times New Roman"/>
          <w:szCs w:val="24"/>
        </w:rPr>
        <w:t xml:space="preserve"> a height of 0.35 m, one at the height of the canopy (1 m)</w:t>
      </w:r>
      <w:r w:rsidR="004307E4" w:rsidRPr="006947B3">
        <w:rPr>
          <w:rFonts w:ascii="Times New Roman" w:hAnsi="Times New Roman"/>
          <w:szCs w:val="24"/>
          <w:lang w:eastAsia="zh-CN"/>
        </w:rPr>
        <w:t>,</w:t>
      </w:r>
      <w:r w:rsidR="004307E4" w:rsidRPr="006947B3">
        <w:rPr>
          <w:rFonts w:ascii="Times New Roman" w:hAnsi="Times New Roman"/>
          <w:szCs w:val="24"/>
        </w:rPr>
        <w:t xml:space="preserve"> one at 1.65</w:t>
      </w:r>
      <w:r w:rsidR="004307E4" w:rsidRPr="006947B3">
        <w:rPr>
          <w:rFonts w:ascii="Times New Roman" w:hAnsi="Times New Roman"/>
          <w:szCs w:val="24"/>
          <w:lang w:eastAsia="zh-CN"/>
        </w:rPr>
        <w:t xml:space="preserve"> </w:t>
      </w:r>
      <w:r w:rsidR="004307E4" w:rsidRPr="006947B3">
        <w:rPr>
          <w:rFonts w:ascii="Times New Roman" w:hAnsi="Times New Roman"/>
          <w:szCs w:val="24"/>
        </w:rPr>
        <w:t>m, and one at 2.8</w:t>
      </w:r>
      <w:r w:rsidR="004307E4" w:rsidRPr="006947B3">
        <w:rPr>
          <w:rFonts w:ascii="Times New Roman" w:hAnsi="Times New Roman"/>
          <w:szCs w:val="24"/>
          <w:lang w:eastAsia="zh-CN"/>
        </w:rPr>
        <w:t xml:space="preserve"> </w:t>
      </w:r>
      <w:r w:rsidR="004307E4" w:rsidRPr="006947B3">
        <w:rPr>
          <w:rFonts w:ascii="Times New Roman" w:hAnsi="Times New Roman"/>
          <w:szCs w:val="24"/>
        </w:rPr>
        <w:t>m</w:t>
      </w:r>
      <w:r w:rsidR="004307E4" w:rsidRPr="006947B3">
        <w:rPr>
          <w:rFonts w:ascii="Times New Roman" w:hAnsi="Times New Roman"/>
          <w:szCs w:val="24"/>
          <w:lang w:eastAsia="zh-CN"/>
        </w:rPr>
        <w:t xml:space="preserve">  </w:t>
      </w:r>
      <w:r w:rsidR="004307E4" w:rsidRPr="006947B3">
        <w:rPr>
          <w:rFonts w:ascii="Times New Roman" w:hAnsi="Times New Roman"/>
          <w:szCs w:val="24"/>
        </w:rPr>
        <w:t xml:space="preserve">(Fig. 1). On each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seeds were collected on a transparent plastic microscope slide (width=25 mm, length=75 mm) that was fixed on a rotating rod (diameter=92.5 mm) </w:t>
      </w:r>
      <w:r w:rsidR="00BA129E" w:rsidRPr="006947B3">
        <w:rPr>
          <w:rFonts w:ascii="Times New Roman" w:hAnsi="Times New Roman"/>
          <w:szCs w:val="24"/>
        </w:rPr>
        <w:t>(details in Huang et al., 2015)</w:t>
      </w:r>
      <w:r w:rsidR="004307E4" w:rsidRPr="006947B3">
        <w:rPr>
          <w:rFonts w:ascii="Times New Roman" w:hAnsi="Times New Roman"/>
          <w:szCs w:val="24"/>
        </w:rPr>
        <w:t xml:space="preserve">. The rod was attached to an electric motor. In order to retain the seeds, silicone grease was applied to the </w:t>
      </w:r>
      <w:r w:rsidR="004307E4" w:rsidRPr="006947B3">
        <w:rPr>
          <w:rFonts w:ascii="Times New Roman" w:hAnsi="Times New Roman"/>
          <w:szCs w:val="24"/>
        </w:rPr>
        <w:lastRenderedPageBreak/>
        <w:t xml:space="preserve">slide prior to sampling. The slide collection efficiency was assumed to be </w:t>
      </w:r>
      <w:r w:rsidR="00137034" w:rsidRPr="006947B3">
        <w:rPr>
          <w:rFonts w:ascii="Times New Roman" w:hAnsi="Times New Roman"/>
          <w:szCs w:val="24"/>
        </w:rPr>
        <w:t>64</w:t>
      </w:r>
      <w:r w:rsidR="004307E4" w:rsidRPr="006947B3">
        <w:rPr>
          <w:rFonts w:ascii="Times New Roman" w:hAnsi="Times New Roman"/>
          <w:szCs w:val="24"/>
        </w:rPr>
        <w:t>% and independent of wind speeds</w:t>
      </w:r>
      <w:r w:rsidR="00F56048">
        <w:rPr>
          <w:rFonts w:ascii="Times New Roman" w:hAnsi="Times New Roman"/>
          <w:szCs w:val="24"/>
        </w:rPr>
        <w:t xml:space="preserve"> </w:t>
      </w:r>
      <w:r w:rsidR="00FA3E97">
        <w:rPr>
          <w:rFonts w:ascii="Times New Roman" w:hAnsi="Times New Roman"/>
          <w:szCs w:val="24"/>
        </w:rPr>
        <w:fldChar w:fldCharType="begin" w:fldLock="1"/>
      </w:r>
      <w:r w:rsidR="00FA3E97">
        <w:rPr>
          <w:rFonts w:ascii="Times New Roman" w:hAnsi="Times New Roman"/>
          <w:szCs w:val="24"/>
        </w:rPr>
        <w: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instrText>
      </w:r>
      <w:r w:rsidR="00FA3E97">
        <w:rPr>
          <w:rFonts w:ascii="Times New Roman" w:hAnsi="Times New Roman"/>
          <w:szCs w:val="24"/>
        </w:rPr>
        <w:fldChar w:fldCharType="separate"/>
      </w:r>
      <w:r w:rsidR="00FA3E97" w:rsidRPr="00FA3E97">
        <w:rPr>
          <w:rFonts w:ascii="Times New Roman" w:hAnsi="Times New Roman"/>
          <w:noProof/>
          <w:szCs w:val="24"/>
        </w:rPr>
        <w:t>(Ogden &amp; Raynor 1967)</w:t>
      </w:r>
      <w:r w:rsidR="00FA3E97">
        <w:rPr>
          <w:rFonts w:ascii="Times New Roman" w:hAnsi="Times New Roman"/>
          <w:szCs w:val="24"/>
        </w:rPr>
        <w:fldChar w:fldCharType="end"/>
      </w:r>
      <w:r w:rsidR="004307E4" w:rsidRPr="006947B3">
        <w:rPr>
          <w:rFonts w:ascii="Times New Roman" w:hAnsi="Times New Roman"/>
          <w:szCs w:val="24"/>
        </w:rPr>
        <w:t>. The microscope slides were c</w:t>
      </w:r>
      <w:r w:rsidRPr="006947B3">
        <w:rPr>
          <w:rFonts w:ascii="Times New Roman" w:hAnsi="Times New Roman"/>
          <w:szCs w:val="24"/>
        </w:rPr>
        <w:t>hanged to a fresh set every 2 to</w:t>
      </w:r>
      <w:r w:rsidR="004307E4" w:rsidRPr="006947B3">
        <w:rPr>
          <w:rFonts w:ascii="Times New Roman" w:hAnsi="Times New Roman"/>
          <w:szCs w:val="24"/>
        </w:rPr>
        <w:t xml:space="preserve"> 3 hours between 08:00 and 19:00. One column of three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samplers mounted at 1.0, 1.5, and 3.0 m was placed at the edge of the source field to measure downwind concentrations. The concentrations at higher heights (</w:t>
      </w:r>
      <w:r w:rsidR="0007028C" w:rsidRPr="006947B3">
        <w:rPr>
          <w:rFonts w:ascii="Times New Roman" w:hAnsi="Times New Roman"/>
          <w:szCs w:val="24"/>
        </w:rPr>
        <w:t>10</w:t>
      </w:r>
      <w:r w:rsidR="004307E4" w:rsidRPr="006947B3">
        <w:rPr>
          <w:rFonts w:ascii="Times New Roman" w:hAnsi="Times New Roman"/>
          <w:szCs w:val="24"/>
        </w:rPr>
        <w:t xml:space="preserve"> m</w:t>
      </w:r>
      <w:r w:rsidR="005454E2" w:rsidRPr="006947B3">
        <w:rPr>
          <w:rFonts w:ascii="Times New Roman" w:hAnsi="Times New Roman"/>
          <w:szCs w:val="24"/>
        </w:rPr>
        <w:t xml:space="preserve"> to 100 m</w:t>
      </w:r>
      <w:r w:rsidR="004307E4" w:rsidRPr="006947B3">
        <w:rPr>
          <w:rFonts w:ascii="Times New Roman" w:hAnsi="Times New Roman"/>
          <w:szCs w:val="24"/>
        </w:rPr>
        <w:t xml:space="preserve">) were measured with the </w:t>
      </w:r>
      <w:proofErr w:type="spellStart"/>
      <w:r w:rsidR="004307E4" w:rsidRPr="006947B3">
        <w:rPr>
          <w:rFonts w:ascii="Times New Roman" w:hAnsi="Times New Roman"/>
          <w:szCs w:val="24"/>
        </w:rPr>
        <w:t>Rotorod</w:t>
      </w:r>
      <w:proofErr w:type="spellEnd"/>
      <w:r w:rsidR="004307E4" w:rsidRPr="006947B3">
        <w:rPr>
          <w:rFonts w:ascii="Times New Roman" w:hAnsi="Times New Roman"/>
          <w:szCs w:val="24"/>
        </w:rPr>
        <w:t xml:space="preserve"> samplers mounted below two balloons</w:t>
      </w:r>
      <w:r w:rsidR="00DF0C66" w:rsidRPr="006947B3">
        <w:rPr>
          <w:rFonts w:ascii="Times New Roman" w:hAnsi="Times New Roman"/>
          <w:szCs w:val="24"/>
        </w:rPr>
        <w:t xml:space="preserve"> (another two columns</w:t>
      </w:r>
      <w:r w:rsidR="00387224" w:rsidRPr="006947B3">
        <w:rPr>
          <w:rFonts w:ascii="Times New Roman" w:hAnsi="Times New Roman"/>
          <w:szCs w:val="24"/>
        </w:rPr>
        <w:t xml:space="preserve"> of </w:t>
      </w:r>
      <w:proofErr w:type="spellStart"/>
      <w:r w:rsidR="00387224" w:rsidRPr="006947B3">
        <w:rPr>
          <w:rFonts w:ascii="Times New Roman" w:hAnsi="Times New Roman"/>
          <w:szCs w:val="24"/>
        </w:rPr>
        <w:t>Rotorod</w:t>
      </w:r>
      <w:proofErr w:type="spellEnd"/>
      <w:r w:rsidR="00387224" w:rsidRPr="006947B3">
        <w:rPr>
          <w:rFonts w:ascii="Times New Roman" w:hAnsi="Times New Roman"/>
          <w:szCs w:val="24"/>
        </w:rPr>
        <w:t xml:space="preserve"> samplers</w:t>
      </w:r>
      <w:r w:rsidR="00DF0C66" w:rsidRPr="006947B3">
        <w:rPr>
          <w:rFonts w:ascii="Times New Roman" w:hAnsi="Times New Roman"/>
          <w:szCs w:val="24"/>
        </w:rPr>
        <w:t>)</w:t>
      </w:r>
      <w:r w:rsidR="004307E4" w:rsidRPr="006947B3">
        <w:rPr>
          <w:rFonts w:ascii="Times New Roman" w:hAnsi="Times New Roman"/>
          <w:szCs w:val="24"/>
        </w:rPr>
        <w:t xml:space="preserve">. The two balloons were in the downwind direction inside or outside of the field. The downwind distance of the balloons and the sampler heights were adjusted based on whether </w:t>
      </w:r>
      <w:r w:rsidR="000F4687" w:rsidRPr="006947B3">
        <w:rPr>
          <w:rFonts w:ascii="Times New Roman" w:hAnsi="Times New Roman"/>
          <w:szCs w:val="24"/>
        </w:rPr>
        <w:t>seed</w:t>
      </w:r>
      <w:r w:rsidR="004307E4" w:rsidRPr="006947B3">
        <w:rPr>
          <w:rFonts w:ascii="Times New Roman" w:hAnsi="Times New Roman"/>
          <w:szCs w:val="24"/>
        </w:rPr>
        <w:t xml:space="preserve"> was detectable. </w:t>
      </w:r>
      <w:r w:rsidR="00144DE2" w:rsidRPr="006947B3">
        <w:rPr>
          <w:rFonts w:ascii="Times New Roman" w:hAnsi="Times New Roman"/>
          <w:szCs w:val="24"/>
        </w:rPr>
        <w:t>S</w:t>
      </w:r>
      <w:r w:rsidR="004307E4" w:rsidRPr="006947B3">
        <w:rPr>
          <w:rFonts w:ascii="Times New Roman" w:hAnsi="Times New Roman"/>
          <w:szCs w:val="24"/>
        </w:rPr>
        <w:t>ampler heights ranged from 10 m to 100 m, and the balloon downwind distance ranged from inside the source field to</w:t>
      </w:r>
      <w:r w:rsidR="00464769" w:rsidRPr="006947B3">
        <w:rPr>
          <w:rFonts w:ascii="Times New Roman" w:hAnsi="Times New Roman"/>
          <w:szCs w:val="24"/>
        </w:rPr>
        <w:t xml:space="preserve"> </w:t>
      </w:r>
      <w:r w:rsidR="004307E4" w:rsidRPr="006947B3">
        <w:rPr>
          <w:rFonts w:ascii="Times New Roman" w:hAnsi="Times New Roman"/>
          <w:szCs w:val="24"/>
        </w:rPr>
        <w:t>110 m downwind from the source.</w:t>
      </w:r>
    </w:p>
    <w:p w14:paraId="13C85B4E" w14:textId="299BE433" w:rsidR="005B183C" w:rsidRPr="006947B3" w:rsidRDefault="0076523B" w:rsidP="00C17972">
      <w:pPr>
        <w:autoSpaceDE w:val="0"/>
        <w:autoSpaceDN w:val="0"/>
        <w:adjustRightInd w:val="0"/>
        <w:spacing w:after="0" w:line="360" w:lineRule="auto"/>
        <w:ind w:firstLine="240"/>
        <w:jc w:val="center"/>
        <w:rPr>
          <w:rFonts w:ascii="Times New Roman" w:hAnsi="Times New Roman"/>
          <w:szCs w:val="24"/>
        </w:rPr>
      </w:pPr>
      <w:r w:rsidRPr="006947B3">
        <w:rPr>
          <w:rFonts w:ascii="Times New Roman" w:hAnsi="Times New Roman"/>
          <w:szCs w:val="24"/>
        </w:rPr>
        <w:t xml:space="preserve">The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xml:space="preserve">) was calculated as the total sampled seed number on each slide divided by sampled air volume that was calculated as a function of rotation speed, sampling time, and slide area of the corresponding </w:t>
      </w:r>
      <w:proofErr w:type="spellStart"/>
      <w:r w:rsidRPr="006947B3">
        <w:rPr>
          <w:rFonts w:ascii="Times New Roman" w:hAnsi="Times New Roman"/>
          <w:szCs w:val="24"/>
        </w:rPr>
        <w:t>Rotorod</w:t>
      </w:r>
      <w:proofErr w:type="spellEnd"/>
      <w:r w:rsidRPr="006947B3">
        <w:rPr>
          <w:rFonts w:ascii="Times New Roman" w:hAnsi="Times New Roman"/>
          <w:szCs w:val="24"/>
        </w:rPr>
        <w:t xml:space="preserve">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655150D5" w:rsidR="004307E4" w:rsidRPr="006947B3" w:rsidRDefault="0076523B"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where N was the number of seeds within the slide, RS was the rotation speed of </w:t>
      </w:r>
      <w:r w:rsidR="005B183C" w:rsidRPr="006947B3">
        <w:rPr>
          <w:rFonts w:ascii="Times New Roman" w:hAnsi="Times New Roman"/>
          <w:szCs w:val="24"/>
        </w:rPr>
        <w:t xml:space="preserve">the </w:t>
      </w:r>
      <w:proofErr w:type="spellStart"/>
      <w:r w:rsidRPr="006947B3">
        <w:rPr>
          <w:rFonts w:ascii="Times New Roman" w:hAnsi="Times New Roman"/>
          <w:szCs w:val="24"/>
        </w:rPr>
        <w:t>Rotorod</w:t>
      </w:r>
      <w:proofErr w:type="spellEnd"/>
      <w:r w:rsidRPr="006947B3">
        <w:rPr>
          <w:rFonts w:ascii="Times New Roman" w:hAnsi="Times New Roman"/>
          <w:szCs w:val="24"/>
        </w:rPr>
        <w:t xml:space="preserve"> (</w:t>
      </w:r>
      <w:proofErr w:type="spellStart"/>
      <w:r w:rsidRPr="006947B3">
        <w:rPr>
          <w:rFonts w:ascii="Times New Roman" w:hAnsi="Times New Roman"/>
          <w:szCs w:val="24"/>
        </w:rPr>
        <w:t>rps</w:t>
      </w:r>
      <w:proofErr w:type="spellEnd"/>
      <w:r w:rsidRPr="006947B3">
        <w:rPr>
          <w:rFonts w:ascii="Times New Roman" w:hAnsi="Times New Roman"/>
          <w:szCs w:val="24"/>
        </w:rPr>
        <w:t xml:space="preserve">),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407C58">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4"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7B96D6B7"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deposition measurement and calculation </w:t>
      </w:r>
    </w:p>
    <w:p w14:paraId="0C8CD2FE" w14:textId="5F3A5462" w:rsidR="004307E4" w:rsidRPr="006947B3" w:rsidRDefault="004307E4"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The deposition rate of seed in and outside of the source field in the downwind direction was measured by greased microscope slides placed on the ground</w:t>
      </w:r>
      <w:r w:rsidRPr="006947B3">
        <w:rPr>
          <w:rFonts w:ascii="Times New Roman" w:hAnsi="Times New Roman"/>
          <w:szCs w:val="24"/>
          <w:lang w:eastAsia="zh-CN"/>
        </w:rPr>
        <w:t xml:space="preserve"> (the size of the slides were the same as those used in the Rotorod samplers)</w:t>
      </w:r>
      <w:r w:rsidRPr="006947B3">
        <w:rPr>
          <w:rFonts w:ascii="Times New Roman" w:hAnsi="Times New Roman"/>
          <w:szCs w:val="24"/>
        </w:rPr>
        <w:t xml:space="preserve">. The deposition slides in the downwind direction were placed and collected at the same time as the concentration slides. 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Pr="006947B3">
        <w:rPr>
          <w:rFonts w:ascii="Times New Roman" w:hAnsi="Times New Roman"/>
          <w:szCs w:val="24"/>
        </w:rPr>
        <w:t>. The Rotorod sampler slides and the deposition slides were not overloaded by the sampled seed during each sampling period.</w:t>
      </w:r>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lastRenderedPageBreak/>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C17972">
      <w:pPr>
        <w:autoSpaceDE w:val="0"/>
        <w:autoSpaceDN w:val="0"/>
        <w:adjustRightInd w:val="0"/>
        <w:spacing w:after="0" w:line="480" w:lineRule="auto"/>
        <w:rPr>
          <w:rFonts w:ascii="Times New Roman" w:eastAsia="Calibri" w:hAnsi="Times New Roman"/>
          <w:szCs w:val="24"/>
        </w:rPr>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282CAF">
      <w:pPr>
        <w:spacing w:line="480" w:lineRule="auto"/>
        <w:rPr>
          <w:rFonts w:ascii="Times New Roman" w:hAnsi="Times New Roman"/>
          <w:szCs w:val="24"/>
        </w:rPr>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469CCAEB"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Meteorological measurements</w:t>
      </w:r>
    </w:p>
    <w:p w14:paraId="07D29F7C" w14:textId="1FB44FA7" w:rsidR="00137034" w:rsidRPr="006947B3" w:rsidRDefault="00751C51" w:rsidP="00C17972">
      <w:pPr>
        <w:autoSpaceDE w:val="0"/>
        <w:autoSpaceDN w:val="0"/>
        <w:adjustRightInd w:val="0"/>
        <w:spacing w:after="0" w:line="480" w:lineRule="auto"/>
        <w:ind w:firstLine="720"/>
        <w:rPr>
          <w:rFonts w:ascii="Times New Roman" w:eastAsia="Calibri" w:hAnsi="Times New Roman"/>
          <w:szCs w:val="24"/>
        </w:rPr>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 xml:space="preserve">. </w:t>
      </w:r>
      <w:r w:rsidR="006964B1" w:rsidRPr="006947B3">
        <w:rPr>
          <w:rFonts w:ascii="Times New Roman" w:eastAsia="Calibri" w:hAnsi="Times New Roman"/>
          <w:szCs w:val="24"/>
        </w:rPr>
        <w:t>Three-dimensional</w:t>
      </w:r>
      <w:r w:rsidR="00C147B9" w:rsidRPr="006947B3">
        <w:rPr>
          <w:rFonts w:ascii="Times New Roman" w:eastAsia="Calibri" w:hAnsi="Times New Roman"/>
          <w:szCs w:val="24"/>
        </w:rPr>
        <w:t xml:space="preserve"> wind velocities were measured in the source field with a sonic anemometer placed at </w:t>
      </w:r>
      <w:r w:rsidR="000128A4" w:rsidRPr="006947B3">
        <w:rPr>
          <w:rFonts w:ascii="Times New Roman" w:eastAsia="Calibri" w:hAnsi="Times New Roman"/>
          <w:szCs w:val="24"/>
        </w:rPr>
        <w:t>2</w:t>
      </w:r>
      <w:r w:rsidR="00C147B9" w:rsidRPr="006947B3">
        <w:rPr>
          <w:rFonts w:ascii="Times New Roman" w:eastAsia="Calibri" w:hAnsi="Times New Roman"/>
          <w:szCs w:val="24"/>
        </w:rPr>
        <w:t>.3 m</w:t>
      </w:r>
      <w:r w:rsidR="00806382" w:rsidRPr="006947B3">
        <w:rPr>
          <w:rFonts w:ascii="Times New Roman" w:eastAsia="Calibri" w:hAnsi="Times New Roman"/>
          <w:szCs w:val="24"/>
        </w:rPr>
        <w:t xml:space="preserve"> </w:t>
      </w:r>
      <w:r w:rsidR="00C147B9" w:rsidRPr="006947B3">
        <w:rPr>
          <w:rFonts w:ascii="Times New Roman" w:eastAsia="Calibri" w:hAnsi="Times New Roman"/>
          <w:szCs w:val="24"/>
        </w:rPr>
        <w:t>above the canopy (CSAT3, Campbell Sci, Utah, IL). The measurements were recorded at 10 Hz</w:t>
      </w:r>
      <w:r w:rsidR="00AE3BC0" w:rsidRPr="006947B3">
        <w:rPr>
          <w:rFonts w:ascii="Times New Roman" w:eastAsia="Calibri" w:hAnsi="Times New Roman"/>
          <w:szCs w:val="24"/>
        </w:rPr>
        <w:t xml:space="preserve"> </w:t>
      </w:r>
      <w:r w:rsidR="00C147B9" w:rsidRPr="006947B3">
        <w:rPr>
          <w:rFonts w:ascii="Times New Roman" w:eastAsia="Calibri" w:hAnsi="Times New Roman"/>
          <w:szCs w:val="24"/>
        </w:rPr>
        <w:t>using a CR3000 data logger (Campbell Sci). Solar radiation, air temperature, relative humidity, and rainfall were measured by a weather station located about 800 m north of the source field every hour by the Water and Atmospheric Resources Monitoring Program at the Illinois State Water Survey, University of Illinois at Urbana-Champaign.</w:t>
      </w:r>
      <w:r w:rsidR="00137034" w:rsidRPr="006947B3">
        <w:rPr>
          <w:rFonts w:ascii="Times New Roman" w:eastAsia="Calibri" w:hAnsi="Times New Roman"/>
          <w:szCs w:val="24"/>
        </w:rPr>
        <w:t xml:space="preserve"> </w:t>
      </w:r>
    </w:p>
    <w:p w14:paraId="77B878FC" w14:textId="4D7CD3FF" w:rsidR="00204E51" w:rsidRDefault="00C147B9" w:rsidP="009B038A">
      <w:pPr>
        <w:autoSpaceDE w:val="0"/>
        <w:autoSpaceDN w:val="0"/>
        <w:adjustRightInd w:val="0"/>
        <w:spacing w:after="0" w:line="480" w:lineRule="auto"/>
        <w:rPr>
          <w:rFonts w:ascii="Times New Roman" w:eastAsia="Calibri" w:hAnsi="Times New Roman"/>
          <w:szCs w:val="24"/>
        </w:rPr>
      </w:pPr>
      <w:r w:rsidRPr="006947B3">
        <w:rPr>
          <w:rFonts w:ascii="Times New Roman" w:eastAsia="Calibri" w:hAnsi="Times New Roman"/>
          <w:szCs w:val="24"/>
        </w:rPr>
        <w:t>Parameters denoting atmospheric conditions were calculated from the weather station and the</w:t>
      </w:r>
      <w:r w:rsidR="001B0EA9">
        <w:rPr>
          <w:rFonts w:ascii="Times New Roman" w:eastAsia="Calibri" w:hAnsi="Times New Roman"/>
          <w:szCs w:val="24"/>
        </w:rPr>
        <w:t xml:space="preserve"> </w:t>
      </w:r>
      <w:r w:rsidRPr="006947B3">
        <w:rPr>
          <w:rFonts w:ascii="Times New Roman" w:eastAsia="Calibri" w:hAnsi="Times New Roman"/>
          <w:szCs w:val="24"/>
        </w:rPr>
        <w:t>high frequency anemometers for each sampling period after rotating the horizontal wind components into the mean wind direction</w:t>
      </w:r>
      <w:r w:rsidR="001B0EA9">
        <w:rPr>
          <w:rFonts w:ascii="Times New Roman" w:eastAsia="Calibri" w:hAnsi="Times New Roman"/>
          <w:szCs w:val="24"/>
        </w:rPr>
        <w:t xml:space="preserve"> </w:t>
      </w:r>
      <w:r w:rsidR="001B0EA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instrText>
      </w:r>
      <w:r w:rsidR="001B0EA9">
        <w:rPr>
          <w:rFonts w:ascii="Times New Roman" w:eastAsia="Calibri" w:hAnsi="Times New Roman"/>
          <w:szCs w:val="24"/>
        </w:rPr>
        <w:fldChar w:fldCharType="separate"/>
      </w:r>
      <w:r w:rsidR="001B0EA9" w:rsidRPr="001B0EA9">
        <w:rPr>
          <w:rFonts w:ascii="Times New Roman" w:eastAsia="Calibri" w:hAnsi="Times New Roman"/>
          <w:noProof/>
          <w:szCs w:val="24"/>
        </w:rPr>
        <w:t>(Stull 2001)</w:t>
      </w:r>
      <w:r w:rsidR="001B0EA9">
        <w:rPr>
          <w:rFonts w:ascii="Times New Roman" w:eastAsia="Calibri" w:hAnsi="Times New Roman"/>
          <w:szCs w:val="24"/>
        </w:rPr>
        <w:fldChar w:fldCharType="end"/>
      </w:r>
      <w:r w:rsidRPr="006947B3">
        <w:rPr>
          <w:rFonts w:ascii="Times New Roman" w:eastAsia="Calibri" w:hAnsi="Times New Roman"/>
          <w:szCs w:val="24"/>
        </w:rPr>
        <w:t>. The parameters included friction velocity (u*, m/s), atmospheric stability at anemometer height (3.3 m) (ξ(3.3), unitless),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and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 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 The atmospheric parameters of Monin-Obukhov </w:t>
      </w:r>
      <w:r w:rsidRPr="006947B3">
        <w:rPr>
          <w:rFonts w:ascii="Times New Roman" w:eastAsia="Calibri" w:hAnsi="Times New Roman"/>
          <w:szCs w:val="24"/>
        </w:rPr>
        <w:lastRenderedPageBreak/>
        <w:t>length (L, m) and stability ξ(3.3) were calculated according to</w:t>
      </w:r>
      <w:r w:rsidR="00495E53" w:rsidRPr="006947B3">
        <w:rPr>
          <w:rFonts w:ascii="Times New Roman" w:eastAsia="Calibri" w:hAnsi="Times New Roman"/>
          <w:szCs w:val="24"/>
        </w:rPr>
        <w:t xml:space="preserve"> Stull (2001)</w:t>
      </w:r>
      <w:r w:rsidRPr="006947B3">
        <w:rPr>
          <w:rFonts w:ascii="Times New Roman" w:eastAsia="Calibri" w:hAnsi="Times New Roman"/>
          <w:szCs w:val="24"/>
        </w:rPr>
        <w:t xml:space="preserve">.The instruments and heights used </w:t>
      </w:r>
      <w:r w:rsidR="006964B1" w:rsidRPr="006947B3">
        <w:rPr>
          <w:rFonts w:ascii="Times New Roman" w:eastAsia="Calibri" w:hAnsi="Times New Roman"/>
          <w:szCs w:val="24"/>
        </w:rPr>
        <w:t>to</w:t>
      </w:r>
      <w:r w:rsidRPr="006947B3">
        <w:rPr>
          <w:rFonts w:ascii="Times New Roman" w:eastAsia="Calibri" w:hAnsi="Times New Roman"/>
          <w:szCs w:val="24"/>
        </w:rPr>
        <w:t xml:space="preserve"> measure the meteorological variables are listed in Table 1, which presents the averages and standard deviations of each meteorological variable during the whole experimental period.</w:t>
      </w:r>
    </w:p>
    <w:p w14:paraId="38A05CD8" w14:textId="5448EF05" w:rsidR="00FF2E44" w:rsidRPr="00C17972" w:rsidRDefault="00204E51" w:rsidP="00C17972">
      <w:pPr>
        <w:autoSpaceDE w:val="0"/>
        <w:autoSpaceDN w:val="0"/>
        <w:adjustRightInd w:val="0"/>
        <w:spacing w:after="0"/>
        <w:rPr>
          <w:rFonts w:ascii="Times New Roman" w:eastAsia="Calibri" w:hAnsi="Times New Roman"/>
          <w:sz w:val="18"/>
          <w:szCs w:val="18"/>
        </w:rPr>
      </w:pPr>
      <w:r w:rsidRPr="00C17972">
        <w:rPr>
          <w:rFonts w:ascii="Times New Roman" w:eastAsia="Calibri" w:hAnsi="Times New Roman"/>
          <w:b/>
          <w:sz w:val="18"/>
          <w:szCs w:val="18"/>
        </w:rPr>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407C58"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eastAsia="SimSu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407C58"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eastAsia="SimSu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05C9A2AF"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Data processing of horizontal flux and source strength</w:t>
      </w:r>
    </w:p>
    <w:p w14:paraId="6848C5BD" w14:textId="2372CA33" w:rsidR="00C147B9" w:rsidRPr="0008582E" w:rsidRDefault="00196FEA" w:rsidP="00EE4F84">
      <w:pPr>
        <w:autoSpaceDE w:val="0"/>
        <w:autoSpaceDN w:val="0"/>
        <w:adjustRightInd w:val="0"/>
        <w:spacing w:after="0" w:line="480" w:lineRule="auto"/>
        <w:ind w:firstLine="720"/>
        <w:rPr>
          <w:rFonts w:ascii="Times New Roman" w:hAnsi="Times New Roman"/>
          <w:szCs w:val="24"/>
          <w:highlight w:val="yellow"/>
          <w:rPrChange w:id="15" w:author="Liu, Jun" w:date="2016-11-30T14:31:00Z">
            <w:rPr>
              <w:rFonts w:ascii="Times New Roman" w:hAnsi="Times New Roman"/>
              <w:szCs w:val="24"/>
            </w:rPr>
          </w:rPrChange>
        </w:rPr>
      </w:pPr>
      <w:r w:rsidRPr="0008582E">
        <w:rPr>
          <w:rFonts w:ascii="Times New Roman" w:hAnsi="Times New Roman"/>
          <w:szCs w:val="24"/>
          <w:highlight w:val="yellow"/>
          <w:rPrChange w:id="16" w:author="Liu, Jun" w:date="2016-11-30T14:31:00Z">
            <w:rPr>
              <w:rFonts w:ascii="Times New Roman" w:hAnsi="Times New Roman"/>
              <w:szCs w:val="24"/>
            </w:rPr>
          </w:rPrChange>
        </w:rPr>
        <w:t>The seed data processing and analysis</w:t>
      </w:r>
      <w:r w:rsidR="00BB0DEC" w:rsidRPr="0008582E">
        <w:rPr>
          <w:rFonts w:ascii="Times New Roman" w:hAnsi="Times New Roman"/>
          <w:szCs w:val="24"/>
          <w:highlight w:val="yellow"/>
          <w:rPrChange w:id="17" w:author="Liu, Jun" w:date="2016-11-30T14:31:00Z">
            <w:rPr>
              <w:rFonts w:ascii="Times New Roman" w:hAnsi="Times New Roman"/>
              <w:szCs w:val="24"/>
            </w:rPr>
          </w:rPrChange>
        </w:rPr>
        <w:t xml:space="preserve"> were the same as described in</w:t>
      </w:r>
      <w:r w:rsidR="00A2104F" w:rsidRPr="0008582E">
        <w:rPr>
          <w:rFonts w:ascii="Times New Roman" w:hAnsi="Times New Roman"/>
          <w:szCs w:val="24"/>
          <w:highlight w:val="yellow"/>
          <w:rPrChange w:id="18" w:author="Liu, Jun" w:date="2016-11-30T14:31:00Z">
            <w:rPr>
              <w:rFonts w:ascii="Times New Roman" w:hAnsi="Times New Roman"/>
              <w:szCs w:val="24"/>
            </w:rPr>
          </w:rPrChange>
        </w:rPr>
        <w:t xml:space="preserve"> Huang et al. </w:t>
      </w:r>
      <w:r w:rsidR="005B183C" w:rsidRPr="0008582E">
        <w:rPr>
          <w:rFonts w:ascii="Times New Roman" w:hAnsi="Times New Roman"/>
          <w:szCs w:val="24"/>
          <w:highlight w:val="yellow"/>
          <w:rPrChange w:id="19" w:author="Liu, Jun" w:date="2016-11-30T14:31:00Z">
            <w:rPr>
              <w:rFonts w:ascii="Times New Roman" w:hAnsi="Times New Roman"/>
              <w:szCs w:val="24"/>
            </w:rPr>
          </w:rPrChange>
        </w:rPr>
        <w:t>(</w:t>
      </w:r>
      <w:r w:rsidR="001A274A" w:rsidRPr="0008582E">
        <w:rPr>
          <w:rFonts w:ascii="Times New Roman" w:hAnsi="Times New Roman"/>
          <w:szCs w:val="24"/>
          <w:highlight w:val="yellow"/>
          <w:rPrChange w:id="20" w:author="Liu, Jun" w:date="2016-11-30T14:31:00Z">
            <w:rPr>
              <w:rFonts w:ascii="Times New Roman" w:hAnsi="Times New Roman"/>
              <w:szCs w:val="24"/>
            </w:rPr>
          </w:rPrChange>
        </w:rPr>
        <w:t>2015</w:t>
      </w:r>
      <w:r w:rsidR="005B183C" w:rsidRPr="0008582E">
        <w:rPr>
          <w:rFonts w:ascii="Times New Roman" w:hAnsi="Times New Roman"/>
          <w:szCs w:val="24"/>
          <w:highlight w:val="yellow"/>
          <w:rPrChange w:id="21" w:author="Liu, Jun" w:date="2016-11-30T14:31:00Z">
            <w:rPr>
              <w:rFonts w:ascii="Times New Roman" w:hAnsi="Times New Roman"/>
              <w:szCs w:val="24"/>
            </w:rPr>
          </w:rPrChange>
        </w:rPr>
        <w:t>).</w:t>
      </w:r>
      <w:r w:rsidR="00EE4F84" w:rsidRPr="0008582E">
        <w:rPr>
          <w:rFonts w:ascii="Times New Roman" w:hAnsi="Times New Roman"/>
          <w:szCs w:val="24"/>
          <w:highlight w:val="yellow"/>
          <w:rPrChange w:id="22" w:author="Liu, Jun" w:date="2016-11-30T14:31:00Z">
            <w:rPr>
              <w:rFonts w:ascii="Times New Roman" w:hAnsi="Times New Roman"/>
              <w:szCs w:val="24"/>
            </w:rPr>
          </w:rPrChange>
        </w:rPr>
        <w:t xml:space="preserve"> </w:t>
      </w:r>
      <w:r w:rsidR="00C147B9" w:rsidRPr="0008582E">
        <w:rPr>
          <w:rFonts w:ascii="Times New Roman" w:hAnsi="Times New Roman"/>
          <w:szCs w:val="24"/>
          <w:highlight w:val="yellow"/>
          <w:rPrChange w:id="23" w:author="Liu, Jun" w:date="2016-11-30T14:31:00Z">
            <w:rPr>
              <w:rFonts w:ascii="Times New Roman" w:hAnsi="Times New Roman"/>
              <w:szCs w:val="24"/>
            </w:rPr>
          </w:rPrChange>
        </w:rPr>
        <w:t xml:space="preserve">The horizontal flux of </w:t>
      </w:r>
      <w:r w:rsidR="009A1C43" w:rsidRPr="0008582E">
        <w:rPr>
          <w:rFonts w:ascii="Times New Roman" w:hAnsi="Times New Roman"/>
          <w:szCs w:val="24"/>
          <w:highlight w:val="yellow"/>
          <w:rPrChange w:id="24" w:author="Liu, Jun" w:date="2016-11-30T14:31:00Z">
            <w:rPr>
              <w:rFonts w:ascii="Times New Roman" w:hAnsi="Times New Roman"/>
              <w:szCs w:val="24"/>
            </w:rPr>
          </w:rPrChange>
        </w:rPr>
        <w:t>seed</w:t>
      </w:r>
      <w:r w:rsidR="00C147B9" w:rsidRPr="0008582E">
        <w:rPr>
          <w:rFonts w:ascii="Times New Roman" w:hAnsi="Times New Roman"/>
          <w:szCs w:val="24"/>
          <w:highlight w:val="yellow"/>
          <w:rPrChange w:id="25" w:author="Liu, Jun" w:date="2016-11-30T14:31:00Z">
            <w:rPr>
              <w:rFonts w:ascii="Times New Roman" w:hAnsi="Times New Roman"/>
              <w:szCs w:val="24"/>
            </w:rPr>
          </w:rPrChange>
        </w:rPr>
        <w:t xml:space="preserve"> at height z (F(z), </w:t>
      </w:r>
      <w:r w:rsidR="007914F7" w:rsidRPr="0008582E">
        <w:rPr>
          <w:rFonts w:ascii="Times New Roman" w:hAnsi="Times New Roman"/>
          <w:szCs w:val="24"/>
          <w:highlight w:val="yellow"/>
          <w:rPrChange w:id="26" w:author="Liu, Jun" w:date="2016-11-30T14:31:00Z">
            <w:rPr>
              <w:rFonts w:ascii="Times New Roman" w:hAnsi="Times New Roman"/>
              <w:szCs w:val="24"/>
            </w:rPr>
          </w:rPrChange>
        </w:rPr>
        <w:t>seed</w:t>
      </w:r>
      <w:r w:rsidR="00C147B9" w:rsidRPr="0008582E">
        <w:rPr>
          <w:rFonts w:ascii="Times New Roman" w:hAnsi="Times New Roman"/>
          <w:szCs w:val="24"/>
          <w:highlight w:val="yellow"/>
          <w:rPrChange w:id="27" w:author="Liu, Jun" w:date="2016-11-30T14:31:00Z">
            <w:rPr>
              <w:rFonts w:ascii="Times New Roman" w:hAnsi="Times New Roman"/>
              <w:szCs w:val="24"/>
            </w:rPr>
          </w:rPrChange>
        </w:rPr>
        <w:t>s/m</w:t>
      </w:r>
      <w:r w:rsidR="00C147B9" w:rsidRPr="0008582E">
        <w:rPr>
          <w:rFonts w:ascii="Times New Roman" w:hAnsi="Times New Roman"/>
          <w:szCs w:val="24"/>
          <w:highlight w:val="yellow"/>
          <w:vertAlign w:val="superscript"/>
          <w:rPrChange w:id="28" w:author="Liu, Jun" w:date="2016-11-30T14:31:00Z">
            <w:rPr>
              <w:rFonts w:ascii="Times New Roman" w:hAnsi="Times New Roman"/>
              <w:szCs w:val="24"/>
              <w:vertAlign w:val="superscript"/>
            </w:rPr>
          </w:rPrChange>
        </w:rPr>
        <w:t>2</w:t>
      </w:r>
      <w:r w:rsidR="00C147B9" w:rsidRPr="0008582E">
        <w:rPr>
          <w:rFonts w:ascii="Times New Roman" w:hAnsi="Times New Roman"/>
          <w:szCs w:val="24"/>
          <w:highlight w:val="yellow"/>
          <w:rPrChange w:id="29" w:author="Liu, Jun" w:date="2016-11-30T14:31:00Z">
            <w:rPr>
              <w:rFonts w:ascii="Times New Roman" w:hAnsi="Times New Roman"/>
              <w:szCs w:val="24"/>
            </w:rPr>
          </w:rPrChange>
        </w:rPr>
        <w:t xml:space="preserve">/s) during each sampling period was calculated from </w:t>
      </w:r>
      <w:r w:rsidR="002B69DD" w:rsidRPr="0008582E">
        <w:rPr>
          <w:rFonts w:ascii="Times New Roman" w:hAnsi="Times New Roman"/>
          <w:szCs w:val="24"/>
          <w:highlight w:val="yellow"/>
          <w:rPrChange w:id="30" w:author="Liu, Jun" w:date="2016-11-30T14:31:00Z">
            <w:rPr>
              <w:rFonts w:ascii="Times New Roman" w:hAnsi="Times New Roman"/>
              <w:szCs w:val="24"/>
            </w:rPr>
          </w:rPrChange>
        </w:rPr>
        <w:t xml:space="preserve">seed </w:t>
      </w:r>
      <w:r w:rsidR="00C147B9" w:rsidRPr="0008582E">
        <w:rPr>
          <w:rFonts w:ascii="Times New Roman" w:hAnsi="Times New Roman"/>
          <w:szCs w:val="24"/>
          <w:highlight w:val="yellow"/>
          <w:rPrChange w:id="31" w:author="Liu, Jun" w:date="2016-11-30T14:31:00Z">
            <w:rPr>
              <w:rFonts w:ascii="Times New Roman" w:hAnsi="Times New Roman"/>
              <w:szCs w:val="24"/>
            </w:rPr>
          </w:rPrChange>
        </w:rPr>
        <w:t>concentration at height z, C(z) (</w:t>
      </w:r>
      <w:r w:rsidR="007914F7" w:rsidRPr="0008582E">
        <w:rPr>
          <w:rFonts w:ascii="Times New Roman" w:hAnsi="Times New Roman"/>
          <w:szCs w:val="24"/>
          <w:highlight w:val="yellow"/>
          <w:rPrChange w:id="32" w:author="Liu, Jun" w:date="2016-11-30T14:31:00Z">
            <w:rPr>
              <w:rFonts w:ascii="Times New Roman" w:hAnsi="Times New Roman"/>
              <w:szCs w:val="24"/>
            </w:rPr>
          </w:rPrChange>
        </w:rPr>
        <w:t>seed</w:t>
      </w:r>
      <w:r w:rsidR="00C147B9" w:rsidRPr="0008582E">
        <w:rPr>
          <w:rFonts w:ascii="Times New Roman" w:hAnsi="Times New Roman"/>
          <w:szCs w:val="24"/>
          <w:highlight w:val="yellow"/>
          <w:rPrChange w:id="33" w:author="Liu, Jun" w:date="2016-11-30T14:31:00Z">
            <w:rPr>
              <w:rFonts w:ascii="Times New Roman" w:hAnsi="Times New Roman"/>
              <w:szCs w:val="24"/>
            </w:rPr>
          </w:rPrChange>
        </w:rPr>
        <w:t>s/m</w:t>
      </w:r>
      <w:r w:rsidR="00C147B9" w:rsidRPr="0008582E">
        <w:rPr>
          <w:rFonts w:ascii="Times New Roman" w:hAnsi="Times New Roman"/>
          <w:szCs w:val="24"/>
          <w:highlight w:val="yellow"/>
          <w:vertAlign w:val="superscript"/>
          <w:rPrChange w:id="34" w:author="Liu, Jun" w:date="2016-11-30T14:31:00Z">
            <w:rPr>
              <w:rFonts w:ascii="Times New Roman" w:hAnsi="Times New Roman"/>
              <w:szCs w:val="24"/>
              <w:vertAlign w:val="superscript"/>
            </w:rPr>
          </w:rPrChange>
        </w:rPr>
        <w:t>3</w:t>
      </w:r>
      <w:r w:rsidR="00C147B9" w:rsidRPr="0008582E">
        <w:rPr>
          <w:rFonts w:ascii="Times New Roman" w:hAnsi="Times New Roman"/>
          <w:szCs w:val="24"/>
          <w:highlight w:val="yellow"/>
          <w:rPrChange w:id="35" w:author="Liu, Jun" w:date="2016-11-30T14:31:00Z">
            <w:rPr>
              <w:rFonts w:ascii="Times New Roman" w:hAnsi="Times New Roman"/>
              <w:szCs w:val="24"/>
            </w:rPr>
          </w:rPrChange>
        </w:rPr>
        <w:t>), and wind speed at height z (</w:t>
      </w:r>
      <m:oMath>
        <m:acc>
          <m:accPr>
            <m:chr m:val="̅"/>
            <m:ctrlPr>
              <w:rPr>
                <w:rFonts w:ascii="Cambria Math" w:hAnsi="Cambria Math"/>
                <w:i/>
                <w:szCs w:val="24"/>
                <w:highlight w:val="yellow"/>
                <w:rPrChange w:id="36" w:author="Liu, Jun" w:date="2016-11-30T14:31:00Z">
                  <w:rPr>
                    <w:rFonts w:ascii="Cambria Math" w:hAnsi="Cambria Math"/>
                    <w:i/>
                    <w:szCs w:val="24"/>
                  </w:rPr>
                </w:rPrChange>
              </w:rPr>
            </m:ctrlPr>
          </m:accPr>
          <m:e>
            <m:r>
              <w:rPr>
                <w:rFonts w:ascii="Cambria Math" w:hAnsi="Cambria Math"/>
                <w:szCs w:val="24"/>
                <w:highlight w:val="yellow"/>
                <w:rPrChange w:id="37" w:author="Liu, Jun" w:date="2016-11-30T14:31:00Z">
                  <w:rPr>
                    <w:rFonts w:ascii="Cambria Math" w:hAnsi="Cambria Math"/>
                    <w:szCs w:val="24"/>
                  </w:rPr>
                </w:rPrChange>
              </w:rPr>
              <m:t>u</m:t>
            </m:r>
          </m:e>
        </m:acc>
      </m:oMath>
      <w:r w:rsidR="00C147B9" w:rsidRPr="0008582E">
        <w:rPr>
          <w:rFonts w:ascii="Times New Roman" w:hAnsi="Times New Roman"/>
          <w:szCs w:val="24"/>
          <w:highlight w:val="yellow"/>
          <w:rPrChange w:id="38" w:author="Liu, Jun" w:date="2016-11-30T14:31:00Z">
            <w:rPr>
              <w:rFonts w:ascii="Times New Roman" w:hAnsi="Times New Roman"/>
              <w:szCs w:val="24"/>
            </w:rPr>
          </w:rPrChange>
        </w:rPr>
        <w:t>(z), m/s), as F(z)=C(z)</w:t>
      </w:r>
      <m:oMath>
        <m:r>
          <w:rPr>
            <w:rFonts w:ascii="Cambria Math" w:hAnsi="Cambria Math"/>
            <w:szCs w:val="24"/>
            <w:highlight w:val="yellow"/>
            <w:rPrChange w:id="39" w:author="Liu, Jun" w:date="2016-11-30T14:31:00Z">
              <w:rPr>
                <w:rFonts w:ascii="Cambria Math" w:hAnsi="Cambria Math"/>
                <w:szCs w:val="24"/>
              </w:rPr>
            </w:rPrChange>
          </w:rPr>
          <m:t xml:space="preserve"> </m:t>
        </m:r>
        <m:acc>
          <m:accPr>
            <m:chr m:val="̅"/>
            <m:ctrlPr>
              <w:rPr>
                <w:rFonts w:ascii="Cambria Math" w:hAnsi="Cambria Math"/>
                <w:i/>
                <w:szCs w:val="24"/>
                <w:highlight w:val="yellow"/>
                <w:rPrChange w:id="40" w:author="Liu, Jun" w:date="2016-11-30T14:31:00Z">
                  <w:rPr>
                    <w:rFonts w:ascii="Cambria Math" w:hAnsi="Cambria Math"/>
                    <w:i/>
                    <w:szCs w:val="24"/>
                  </w:rPr>
                </w:rPrChange>
              </w:rPr>
            </m:ctrlPr>
          </m:accPr>
          <m:e>
            <m:r>
              <w:rPr>
                <w:rFonts w:ascii="Cambria Math" w:hAnsi="Cambria Math"/>
                <w:szCs w:val="24"/>
                <w:highlight w:val="yellow"/>
                <w:rPrChange w:id="41" w:author="Liu, Jun" w:date="2016-11-30T14:31:00Z">
                  <w:rPr>
                    <w:rFonts w:ascii="Cambria Math" w:hAnsi="Cambria Math"/>
                    <w:szCs w:val="24"/>
                  </w:rPr>
                </w:rPrChange>
              </w:rPr>
              <m:t>u</m:t>
            </m:r>
          </m:e>
        </m:acc>
      </m:oMath>
      <w:r w:rsidR="00C147B9" w:rsidRPr="0008582E">
        <w:rPr>
          <w:rFonts w:ascii="Times New Roman" w:hAnsi="Times New Roman"/>
          <w:szCs w:val="24"/>
          <w:highlight w:val="yellow"/>
          <w:rPrChange w:id="42" w:author="Liu, Jun" w:date="2016-11-30T14:31:00Z">
            <w:rPr>
              <w:rFonts w:ascii="Times New Roman" w:hAnsi="Times New Roman"/>
              <w:szCs w:val="24"/>
            </w:rPr>
          </w:rPrChange>
        </w:rPr>
        <w:t>(z) Wind speeds at different heights were calculated from the formulations in Campbell and Norman (1998)</w:t>
      </w:r>
      <w:r w:rsidR="006243B1" w:rsidRPr="0008582E">
        <w:rPr>
          <w:rFonts w:ascii="Times New Roman" w:hAnsi="Times New Roman"/>
          <w:szCs w:val="24"/>
          <w:highlight w:val="yellow"/>
          <w:rPrChange w:id="43" w:author="Liu, Jun" w:date="2016-11-30T14:31:00Z">
            <w:rPr>
              <w:rFonts w:ascii="Times New Roman" w:hAnsi="Times New Roman"/>
              <w:szCs w:val="24"/>
            </w:rPr>
          </w:rPrChange>
        </w:rPr>
        <w:t xml:space="preserve"> and Stull (2001)</w:t>
      </w:r>
      <w:r w:rsidR="005C34D2" w:rsidRPr="0008582E">
        <w:rPr>
          <w:rFonts w:ascii="Times New Roman" w:hAnsi="Times New Roman"/>
          <w:szCs w:val="24"/>
          <w:highlight w:val="yellow"/>
          <w:rPrChange w:id="44" w:author="Liu, Jun" w:date="2016-11-30T14:31:00Z">
            <w:rPr>
              <w:rFonts w:ascii="Times New Roman" w:hAnsi="Times New Roman"/>
              <w:szCs w:val="24"/>
            </w:rPr>
          </w:rPrChange>
        </w:rPr>
        <w:t>,</w:t>
      </w:r>
      <w:r w:rsidR="00C147B9" w:rsidRPr="0008582E">
        <w:rPr>
          <w:rFonts w:ascii="Times New Roman" w:hAnsi="Times New Roman"/>
          <w:szCs w:val="24"/>
          <w:highlight w:val="yellow"/>
          <w:rPrChange w:id="45" w:author="Liu, Jun" w:date="2016-11-30T14:31:00Z">
            <w:rPr>
              <w:rFonts w:ascii="Times New Roman" w:hAnsi="Times New Roman"/>
              <w:szCs w:val="24"/>
            </w:rPr>
          </w:rPrChange>
        </w:rPr>
        <w:t xml:space="preserve"> which are based on the atmospheric similarity theory (inputs were u</w:t>
      </w:r>
      <w:r w:rsidR="00C147B9" w:rsidRPr="0008582E">
        <w:rPr>
          <w:rFonts w:ascii="Times New Roman" w:hAnsi="Times New Roman"/>
          <w:szCs w:val="24"/>
          <w:highlight w:val="yellow"/>
          <w:rPrChange w:id="46" w:author="Liu, Jun" w:date="2016-11-30T14:31:00Z">
            <w:rPr>
              <w:rFonts w:ascii="Times New Roman" w:hAnsi="Times New Roman"/>
              <w:szCs w:val="24"/>
            </w:rPr>
          </w:rPrChange>
        </w:rPr>
        <w:sym w:font="Symbol" w:char="F02A"/>
      </w:r>
      <w:r w:rsidR="00C147B9" w:rsidRPr="0008582E">
        <w:rPr>
          <w:rFonts w:ascii="Times New Roman" w:hAnsi="Times New Roman"/>
          <w:szCs w:val="24"/>
          <w:highlight w:val="yellow"/>
          <w:rPrChange w:id="47" w:author="Liu, Jun" w:date="2016-11-30T14:31:00Z">
            <w:rPr>
              <w:rFonts w:ascii="Times New Roman" w:hAnsi="Times New Roman"/>
              <w:szCs w:val="24"/>
            </w:rPr>
          </w:rPrChange>
        </w:rPr>
        <w:t xml:space="preserve">, </w:t>
      </w:r>
      <w:r w:rsidR="00C147B9" w:rsidRPr="0008582E">
        <w:rPr>
          <w:rFonts w:ascii="Times New Roman" w:hAnsi="Times New Roman"/>
          <w:i/>
          <w:szCs w:val="24"/>
          <w:highlight w:val="yellow"/>
          <w:rPrChange w:id="48" w:author="Liu, Jun" w:date="2016-11-30T14:31:00Z">
            <w:rPr>
              <w:rFonts w:ascii="Times New Roman" w:hAnsi="Times New Roman"/>
              <w:i/>
              <w:szCs w:val="24"/>
            </w:rPr>
          </w:rPrChange>
        </w:rPr>
        <w:t>ξ</w:t>
      </w:r>
      <w:r w:rsidR="00C147B9" w:rsidRPr="0008582E">
        <w:rPr>
          <w:rFonts w:ascii="Times New Roman" w:hAnsi="Times New Roman"/>
          <w:szCs w:val="24"/>
          <w:highlight w:val="yellow"/>
          <w:rPrChange w:id="49" w:author="Liu, Jun" w:date="2016-11-30T14:31:00Z">
            <w:rPr>
              <w:rFonts w:ascii="Times New Roman" w:hAnsi="Times New Roman"/>
              <w:szCs w:val="24"/>
            </w:rPr>
          </w:rPrChange>
        </w:rPr>
        <w:t xml:space="preserve">(z), and height </w:t>
      </w:r>
      <w:r w:rsidR="00253E12" w:rsidRPr="0008582E">
        <w:rPr>
          <w:rFonts w:ascii="Times New Roman" w:hAnsi="Times New Roman"/>
          <w:szCs w:val="24"/>
          <w:highlight w:val="yellow"/>
          <w:rPrChange w:id="50" w:author="Liu, Jun" w:date="2016-11-30T14:31:00Z">
            <w:rPr>
              <w:rFonts w:ascii="Times New Roman" w:hAnsi="Times New Roman"/>
              <w:szCs w:val="24"/>
            </w:rPr>
          </w:rPrChange>
        </w:rPr>
        <w:t>(</w:t>
      </w:r>
      <w:r w:rsidR="00C147B9" w:rsidRPr="0008582E">
        <w:rPr>
          <w:rFonts w:ascii="Times New Roman" w:hAnsi="Times New Roman"/>
          <w:szCs w:val="24"/>
          <w:highlight w:val="yellow"/>
          <w:rPrChange w:id="51" w:author="Liu, Jun" w:date="2016-11-30T14:31:00Z">
            <w:rPr>
              <w:rFonts w:ascii="Times New Roman" w:hAnsi="Times New Roman"/>
              <w:szCs w:val="24"/>
            </w:rPr>
          </w:rPrChange>
        </w:rPr>
        <w:t>z). The integrated horizontal flux (IHF) was estimated by integrating F(z) using the  trapezoidal met</w:t>
      </w:r>
      <w:r w:rsidR="001B0EA9" w:rsidRPr="0008582E">
        <w:rPr>
          <w:rFonts w:ascii="Times New Roman" w:hAnsi="Times New Roman"/>
          <w:szCs w:val="24"/>
          <w:highlight w:val="yellow"/>
          <w:rPrChange w:id="52" w:author="Liu, Jun" w:date="2016-11-30T14:31:00Z">
            <w:rPr>
              <w:rFonts w:ascii="Times New Roman" w:hAnsi="Times New Roman"/>
              <w:szCs w:val="24"/>
            </w:rPr>
          </w:rPrChange>
        </w:rPr>
        <w:t>h</w:t>
      </w:r>
      <w:r w:rsidR="00C147B9" w:rsidRPr="0008582E">
        <w:rPr>
          <w:rFonts w:ascii="Times New Roman" w:hAnsi="Times New Roman"/>
          <w:szCs w:val="24"/>
          <w:highlight w:val="yellow"/>
          <w:rPrChange w:id="53" w:author="Liu, Jun" w:date="2016-11-30T14:31:00Z">
            <w:rPr>
              <w:rFonts w:ascii="Times New Roman" w:hAnsi="Times New Roman"/>
              <w:szCs w:val="24"/>
            </w:rPr>
          </w:rPrChange>
        </w:rPr>
        <w:t xml:space="preserve">od. </w:t>
      </w:r>
    </w:p>
    <w:p w14:paraId="2EA04199" w14:textId="05C3C9F7" w:rsidR="0076523B" w:rsidRPr="0008582E" w:rsidRDefault="00C147B9" w:rsidP="00C17972">
      <w:pPr>
        <w:autoSpaceDE w:val="0"/>
        <w:autoSpaceDN w:val="0"/>
        <w:adjustRightInd w:val="0"/>
        <w:spacing w:after="0" w:line="480" w:lineRule="auto"/>
        <w:ind w:firstLine="720"/>
        <w:rPr>
          <w:rFonts w:ascii="Times New Roman" w:hAnsi="Times New Roman"/>
          <w:szCs w:val="24"/>
          <w:highlight w:val="yellow"/>
          <w:rPrChange w:id="54" w:author="Liu, Jun" w:date="2016-11-30T14:31:00Z">
            <w:rPr>
              <w:rFonts w:ascii="Times New Roman" w:hAnsi="Times New Roman"/>
              <w:szCs w:val="24"/>
            </w:rPr>
          </w:rPrChange>
        </w:rPr>
      </w:pPr>
      <w:r w:rsidRPr="0008582E">
        <w:rPr>
          <w:rFonts w:ascii="Times New Roman" w:hAnsi="Times New Roman"/>
          <w:szCs w:val="24"/>
          <w:highlight w:val="yellow"/>
          <w:rPrChange w:id="55" w:author="Liu, Jun" w:date="2016-11-30T14:31:00Z">
            <w:rPr>
              <w:rFonts w:ascii="Times New Roman" w:hAnsi="Times New Roman"/>
              <w:szCs w:val="24"/>
            </w:rPr>
          </w:rPrChange>
        </w:rPr>
        <w:lastRenderedPageBreak/>
        <w:t xml:space="preserve">The </w:t>
      </w:r>
      <w:r w:rsidR="004D21D5" w:rsidRPr="0008582E">
        <w:rPr>
          <w:rFonts w:ascii="Times New Roman" w:hAnsi="Times New Roman"/>
          <w:szCs w:val="24"/>
          <w:highlight w:val="yellow"/>
          <w:rPrChange w:id="56" w:author="Liu, Jun" w:date="2016-11-30T14:31:00Z">
            <w:rPr>
              <w:rFonts w:ascii="Times New Roman" w:hAnsi="Times New Roman"/>
              <w:szCs w:val="24"/>
            </w:rPr>
          </w:rPrChange>
        </w:rPr>
        <w:t>seed</w:t>
      </w:r>
      <w:r w:rsidRPr="0008582E">
        <w:rPr>
          <w:rFonts w:ascii="Times New Roman" w:hAnsi="Times New Roman"/>
          <w:szCs w:val="24"/>
          <w:highlight w:val="yellow"/>
          <w:rPrChange w:id="57" w:author="Liu, Jun" w:date="2016-11-30T14:31:00Z">
            <w:rPr>
              <w:rFonts w:ascii="Times New Roman" w:hAnsi="Times New Roman"/>
              <w:szCs w:val="24"/>
            </w:rPr>
          </w:rPrChange>
        </w:rPr>
        <w:t xml:space="preserve"> source strength is a measure of the amount of </w:t>
      </w:r>
      <w:r w:rsidR="00E15333" w:rsidRPr="0008582E">
        <w:rPr>
          <w:rFonts w:ascii="Times New Roman" w:hAnsi="Times New Roman"/>
          <w:szCs w:val="24"/>
          <w:highlight w:val="yellow"/>
          <w:rPrChange w:id="58" w:author="Liu, Jun" w:date="2016-11-30T14:31:00Z">
            <w:rPr>
              <w:rFonts w:ascii="Times New Roman" w:hAnsi="Times New Roman"/>
              <w:szCs w:val="24"/>
            </w:rPr>
          </w:rPrChange>
        </w:rPr>
        <w:t>seed</w:t>
      </w:r>
      <w:r w:rsidR="006C277B" w:rsidRPr="0008582E">
        <w:rPr>
          <w:rFonts w:ascii="Times New Roman" w:hAnsi="Times New Roman"/>
          <w:szCs w:val="24"/>
          <w:highlight w:val="yellow"/>
          <w:rPrChange w:id="59" w:author="Liu, Jun" w:date="2016-11-30T14:31:00Z">
            <w:rPr>
              <w:rFonts w:ascii="Times New Roman" w:hAnsi="Times New Roman"/>
              <w:szCs w:val="24"/>
            </w:rPr>
          </w:rPrChange>
        </w:rPr>
        <w:t>s</w:t>
      </w:r>
      <w:r w:rsidRPr="0008582E">
        <w:rPr>
          <w:rFonts w:ascii="Times New Roman" w:hAnsi="Times New Roman"/>
          <w:szCs w:val="24"/>
          <w:highlight w:val="yellow"/>
          <w:rPrChange w:id="60" w:author="Liu, Jun" w:date="2016-11-30T14:31:00Z">
            <w:rPr>
              <w:rFonts w:ascii="Times New Roman" w:hAnsi="Times New Roman"/>
              <w:szCs w:val="24"/>
            </w:rPr>
          </w:rPrChange>
        </w:rPr>
        <w:t xml:space="preserve"> produced per unit area or plant per unit time. </w:t>
      </w:r>
      <w:r w:rsidR="00B44047" w:rsidRPr="0008582E">
        <w:rPr>
          <w:rFonts w:ascii="Times New Roman" w:hAnsi="Times New Roman"/>
          <w:szCs w:val="24"/>
          <w:highlight w:val="yellow"/>
          <w:rPrChange w:id="61" w:author="Liu, Jun" w:date="2016-11-30T14:31:00Z">
            <w:rPr>
              <w:rFonts w:ascii="Times New Roman" w:hAnsi="Times New Roman"/>
              <w:szCs w:val="24"/>
            </w:rPr>
          </w:rPrChange>
        </w:rPr>
        <w:t>S</w:t>
      </w:r>
      <w:r w:rsidRPr="0008582E">
        <w:rPr>
          <w:rFonts w:ascii="Times New Roman" w:hAnsi="Times New Roman"/>
          <w:szCs w:val="24"/>
          <w:highlight w:val="yellow"/>
          <w:rPrChange w:id="62" w:author="Liu, Jun" w:date="2016-11-30T14:31:00Z">
            <w:rPr>
              <w:rFonts w:ascii="Times New Roman" w:hAnsi="Times New Roman"/>
              <w:szCs w:val="24"/>
            </w:rPr>
          </w:rPrChange>
        </w:rPr>
        <w:t>ource strength Q</w:t>
      </w:r>
      <w:r w:rsidRPr="0008582E">
        <w:rPr>
          <w:rFonts w:ascii="Times New Roman" w:hAnsi="Times New Roman"/>
          <w:szCs w:val="24"/>
          <w:highlight w:val="yellow"/>
          <w:vertAlign w:val="subscript"/>
          <w:rPrChange w:id="63" w:author="Liu, Jun" w:date="2016-11-30T14:31:00Z">
            <w:rPr>
              <w:rFonts w:ascii="Times New Roman" w:hAnsi="Times New Roman"/>
              <w:szCs w:val="24"/>
              <w:vertAlign w:val="subscript"/>
            </w:rPr>
          </w:rPrChange>
        </w:rPr>
        <w:t>0</w:t>
      </w:r>
      <w:r w:rsidRPr="0008582E">
        <w:rPr>
          <w:rFonts w:ascii="Times New Roman" w:hAnsi="Times New Roman"/>
          <w:szCs w:val="24"/>
          <w:highlight w:val="yellow"/>
          <w:rPrChange w:id="64" w:author="Liu, Jun" w:date="2016-11-30T14:31:00Z">
            <w:rPr>
              <w:rFonts w:ascii="Times New Roman" w:hAnsi="Times New Roman"/>
              <w:szCs w:val="24"/>
            </w:rPr>
          </w:rPrChange>
        </w:rPr>
        <w:t xml:space="preserve"> (</w:t>
      </w:r>
      <w:r w:rsidR="007914F7" w:rsidRPr="0008582E">
        <w:rPr>
          <w:rFonts w:ascii="Times New Roman" w:hAnsi="Times New Roman"/>
          <w:szCs w:val="24"/>
          <w:highlight w:val="yellow"/>
          <w:rPrChange w:id="65" w:author="Liu, Jun" w:date="2016-11-30T14:31:00Z">
            <w:rPr>
              <w:rFonts w:ascii="Times New Roman" w:hAnsi="Times New Roman"/>
              <w:szCs w:val="24"/>
            </w:rPr>
          </w:rPrChange>
        </w:rPr>
        <w:t>seed</w:t>
      </w:r>
      <w:r w:rsidRPr="0008582E">
        <w:rPr>
          <w:rFonts w:ascii="Times New Roman" w:hAnsi="Times New Roman"/>
          <w:szCs w:val="24"/>
          <w:highlight w:val="yellow"/>
          <w:rPrChange w:id="66" w:author="Liu, Jun" w:date="2016-11-30T14:31:00Z">
            <w:rPr>
              <w:rFonts w:ascii="Times New Roman" w:hAnsi="Times New Roman"/>
              <w:szCs w:val="24"/>
            </w:rPr>
          </w:rPrChange>
        </w:rPr>
        <w:t xml:space="preserve">s/plant/s) </w:t>
      </w:r>
      <w:r w:rsidR="001A274A" w:rsidRPr="0008582E">
        <w:rPr>
          <w:rFonts w:ascii="Times New Roman" w:hAnsi="Times New Roman"/>
          <w:szCs w:val="24"/>
          <w:highlight w:val="yellow"/>
          <w:rPrChange w:id="67" w:author="Liu, Jun" w:date="2016-11-30T14:31:00Z">
            <w:rPr>
              <w:rFonts w:ascii="Times New Roman" w:hAnsi="Times New Roman"/>
              <w:szCs w:val="24"/>
            </w:rPr>
          </w:rPrChange>
        </w:rPr>
        <w:t xml:space="preserve">was </w:t>
      </w:r>
      <w:r w:rsidRPr="0008582E">
        <w:rPr>
          <w:rFonts w:ascii="Times New Roman" w:hAnsi="Times New Roman"/>
          <w:szCs w:val="24"/>
          <w:highlight w:val="yellow"/>
          <w:rPrChange w:id="68" w:author="Liu, Jun" w:date="2016-11-30T14:31:00Z">
            <w:rPr>
              <w:rFonts w:ascii="Times New Roman" w:hAnsi="Times New Roman"/>
              <w:szCs w:val="24"/>
            </w:rPr>
          </w:rPrChange>
        </w:rPr>
        <w:t>calculated</w:t>
      </w:r>
      <w:r w:rsidR="00B44047" w:rsidRPr="0008582E">
        <w:rPr>
          <w:rFonts w:ascii="Times New Roman" w:hAnsi="Times New Roman"/>
          <w:szCs w:val="24"/>
          <w:highlight w:val="yellow"/>
          <w:rPrChange w:id="69" w:author="Liu, Jun" w:date="2016-11-30T14:31:00Z">
            <w:rPr>
              <w:rFonts w:ascii="Times New Roman" w:hAnsi="Times New Roman"/>
              <w:szCs w:val="24"/>
            </w:rPr>
          </w:rPrChange>
        </w:rPr>
        <w:t xml:space="preserve"> as </w:t>
      </w:r>
      <w:r w:rsidR="00B05DCC" w:rsidRPr="0008582E">
        <w:rPr>
          <w:rFonts w:ascii="Times New Roman" w:hAnsi="Times New Roman"/>
          <w:szCs w:val="24"/>
          <w:highlight w:val="yellow"/>
          <w:rPrChange w:id="70" w:author="Liu, Jun" w:date="2016-11-30T14:31:00Z">
            <w:rPr>
              <w:rFonts w:ascii="Times New Roman" w:hAnsi="Times New Roman"/>
              <w:szCs w:val="24"/>
            </w:rPr>
          </w:rPrChange>
        </w:rPr>
        <w:t xml:space="preserve">the summation of </w:t>
      </w:r>
      <w:r w:rsidR="00C5104C" w:rsidRPr="0008582E">
        <w:rPr>
          <w:rFonts w:ascii="Times New Roman" w:hAnsi="Times New Roman"/>
          <w:szCs w:val="24"/>
          <w:highlight w:val="yellow"/>
          <w:rPrChange w:id="71" w:author="Liu, Jun" w:date="2016-11-30T14:31:00Z">
            <w:rPr>
              <w:rFonts w:ascii="Times New Roman" w:hAnsi="Times New Roman"/>
              <w:szCs w:val="24"/>
            </w:rPr>
          </w:rPrChange>
        </w:rPr>
        <w:t>IHF</w:t>
      </w:r>
      <w:r w:rsidR="00B05DCC" w:rsidRPr="0008582E">
        <w:rPr>
          <w:rFonts w:ascii="Times New Roman" w:hAnsi="Times New Roman"/>
          <w:szCs w:val="24"/>
          <w:highlight w:val="yellow"/>
          <w:rPrChange w:id="72" w:author="Liu, Jun" w:date="2016-11-30T14:31:00Z">
            <w:rPr>
              <w:rFonts w:ascii="Times New Roman" w:hAnsi="Times New Roman"/>
              <w:szCs w:val="24"/>
            </w:rPr>
          </w:rPrChange>
        </w:rPr>
        <w:t xml:space="preserve"> </w:t>
      </w:r>
      <w:r w:rsidR="00B44047" w:rsidRPr="0008582E">
        <w:rPr>
          <w:rFonts w:ascii="Times New Roman" w:hAnsi="Times New Roman"/>
          <w:szCs w:val="24"/>
          <w:highlight w:val="yellow"/>
          <w:rPrChange w:id="73" w:author="Liu, Jun" w:date="2016-11-30T14:31:00Z">
            <w:rPr>
              <w:rFonts w:ascii="Times New Roman" w:hAnsi="Times New Roman"/>
              <w:szCs w:val="24"/>
            </w:rPr>
          </w:rPrChange>
        </w:rPr>
        <w:t>and deposition</w:t>
      </w:r>
      <w:r w:rsidR="005C34D2" w:rsidRPr="0008582E">
        <w:rPr>
          <w:rFonts w:ascii="Times New Roman" w:hAnsi="Times New Roman"/>
          <w:szCs w:val="24"/>
          <w:highlight w:val="yellow"/>
          <w:rPrChange w:id="74" w:author="Liu, Jun" w:date="2016-11-30T14:31:00Z">
            <w:rPr>
              <w:rFonts w:ascii="Times New Roman" w:hAnsi="Times New Roman"/>
              <w:szCs w:val="24"/>
            </w:rPr>
          </w:rPrChange>
        </w:rPr>
        <w:t>,</w:t>
      </w:r>
      <w:r w:rsidR="00B05DCC" w:rsidRPr="0008582E">
        <w:rPr>
          <w:rFonts w:ascii="Times New Roman" w:hAnsi="Times New Roman"/>
          <w:szCs w:val="24"/>
          <w:highlight w:val="yellow"/>
          <w:rPrChange w:id="75" w:author="Liu, Jun" w:date="2016-11-30T14:31:00Z">
            <w:rPr>
              <w:rFonts w:ascii="Times New Roman" w:hAnsi="Times New Roman"/>
              <w:szCs w:val="24"/>
            </w:rPr>
          </w:rPrChange>
        </w:rPr>
        <w:t xml:space="preserve"> </w:t>
      </w:r>
      <w:r w:rsidR="00CF0C62" w:rsidRPr="0008582E">
        <w:rPr>
          <w:rFonts w:ascii="Times New Roman" w:hAnsi="Times New Roman"/>
          <w:szCs w:val="24"/>
          <w:highlight w:val="yellow"/>
          <w:rPrChange w:id="76" w:author="Liu, Jun" w:date="2016-11-30T14:31:00Z">
            <w:rPr>
              <w:rFonts w:ascii="Times New Roman" w:hAnsi="Times New Roman"/>
              <w:szCs w:val="24"/>
            </w:rPr>
          </w:rPrChange>
        </w:rPr>
        <w:t xml:space="preserve">and </w:t>
      </w:r>
      <w:r w:rsidR="00B05DCC" w:rsidRPr="0008582E">
        <w:rPr>
          <w:rFonts w:ascii="Times New Roman" w:hAnsi="Times New Roman"/>
          <w:szCs w:val="24"/>
          <w:highlight w:val="yellow"/>
          <w:rPrChange w:id="77" w:author="Liu, Jun" w:date="2016-11-30T14:31:00Z">
            <w:rPr>
              <w:rFonts w:ascii="Times New Roman" w:hAnsi="Times New Roman"/>
              <w:szCs w:val="24"/>
            </w:rPr>
          </w:rPrChange>
        </w:rPr>
        <w:t xml:space="preserve">then divided by the contribution field </w:t>
      </w:r>
      <w:r w:rsidR="001A274A" w:rsidRPr="0008582E">
        <w:rPr>
          <w:rFonts w:ascii="Times New Roman" w:hAnsi="Times New Roman"/>
          <w:szCs w:val="24"/>
          <w:highlight w:val="yellow"/>
          <w:rPrChange w:id="78" w:author="Liu, Jun" w:date="2016-11-30T14:31:00Z">
            <w:rPr>
              <w:rFonts w:ascii="Times New Roman" w:hAnsi="Times New Roman"/>
              <w:szCs w:val="24"/>
            </w:rPr>
          </w:rPrChange>
        </w:rPr>
        <w:t xml:space="preserve">distance: </w:t>
      </w:r>
    </w:p>
    <w:p w14:paraId="550168EA" w14:textId="77777777" w:rsidR="0076523B" w:rsidRPr="0008582E" w:rsidRDefault="00407C58" w:rsidP="00282CAF">
      <w:pPr>
        <w:autoSpaceDE w:val="0"/>
        <w:autoSpaceDN w:val="0"/>
        <w:adjustRightInd w:val="0"/>
        <w:spacing w:after="0"/>
        <w:jc w:val="center"/>
        <w:rPr>
          <w:rFonts w:ascii="Times New Roman" w:hAnsi="Times New Roman"/>
          <w:szCs w:val="24"/>
          <w:highlight w:val="yellow"/>
          <w:rPrChange w:id="79" w:author="Liu, Jun" w:date="2016-11-30T14:31:00Z">
            <w:rPr>
              <w:rFonts w:ascii="Times New Roman" w:hAnsi="Times New Roman"/>
              <w:szCs w:val="24"/>
            </w:rPr>
          </w:rPrChange>
        </w:rPr>
      </w:pPr>
      <m:oMath>
        <m:sSub>
          <m:sSubPr>
            <m:ctrlPr>
              <w:rPr>
                <w:rFonts w:ascii="Cambria Math" w:hAnsi="Cambria Math"/>
                <w:i/>
                <w:szCs w:val="24"/>
                <w:highlight w:val="yellow"/>
                <w:rPrChange w:id="80" w:author="Liu, Jun" w:date="2016-11-30T14:31:00Z">
                  <w:rPr>
                    <w:rFonts w:ascii="Cambria Math" w:hAnsi="Cambria Math"/>
                    <w:i/>
                    <w:szCs w:val="24"/>
                  </w:rPr>
                </w:rPrChange>
              </w:rPr>
            </m:ctrlPr>
          </m:sSubPr>
          <m:e>
            <m:r>
              <w:rPr>
                <w:rFonts w:ascii="Cambria Math" w:hAnsi="Cambria Math"/>
                <w:szCs w:val="24"/>
                <w:highlight w:val="yellow"/>
                <w:rPrChange w:id="81" w:author="Liu, Jun" w:date="2016-11-30T14:31:00Z">
                  <w:rPr>
                    <w:rFonts w:ascii="Cambria Math" w:hAnsi="Cambria Math"/>
                    <w:szCs w:val="24"/>
                  </w:rPr>
                </w:rPrChange>
              </w:rPr>
              <m:t xml:space="preserve"> Q</m:t>
            </m:r>
          </m:e>
          <m:sub>
            <m:r>
              <w:rPr>
                <w:rFonts w:ascii="Cambria Math" w:hAnsi="Cambria Math"/>
                <w:szCs w:val="24"/>
                <w:highlight w:val="yellow"/>
                <w:rPrChange w:id="82" w:author="Liu, Jun" w:date="2016-11-30T14:31:00Z">
                  <w:rPr>
                    <w:rFonts w:ascii="Cambria Math" w:hAnsi="Cambria Math"/>
                    <w:szCs w:val="24"/>
                  </w:rPr>
                </w:rPrChange>
              </w:rPr>
              <m:t xml:space="preserve">0   </m:t>
            </m:r>
          </m:sub>
        </m:sSub>
        <m:r>
          <w:rPr>
            <w:rFonts w:ascii="Cambria Math" w:hAnsi="Cambria Math"/>
            <w:szCs w:val="24"/>
            <w:highlight w:val="yellow"/>
            <w:rPrChange w:id="83" w:author="Liu, Jun" w:date="2016-11-30T14:31:00Z">
              <w:rPr>
                <w:rFonts w:ascii="Cambria Math" w:hAnsi="Cambria Math"/>
                <w:szCs w:val="24"/>
              </w:rPr>
            </w:rPrChange>
          </w:rPr>
          <m:t xml:space="preserve">=(  </m:t>
        </m:r>
        <m:f>
          <m:fPr>
            <m:ctrlPr>
              <w:rPr>
                <w:rFonts w:ascii="Cambria Math" w:hAnsi="Cambria Math"/>
                <w:i/>
                <w:szCs w:val="24"/>
                <w:highlight w:val="yellow"/>
                <w:rPrChange w:id="84" w:author="Liu, Jun" w:date="2016-11-30T14:31:00Z">
                  <w:rPr>
                    <w:rFonts w:ascii="Cambria Math" w:hAnsi="Cambria Math"/>
                    <w:i/>
                    <w:szCs w:val="24"/>
                  </w:rPr>
                </w:rPrChange>
              </w:rPr>
            </m:ctrlPr>
          </m:fPr>
          <m:num>
            <m:nary>
              <m:naryPr>
                <m:limLoc m:val="subSup"/>
                <m:ctrlPr>
                  <w:rPr>
                    <w:rFonts w:ascii="Cambria Math" w:hAnsi="Cambria Math"/>
                    <w:i/>
                    <w:szCs w:val="24"/>
                    <w:highlight w:val="yellow"/>
                    <w:rPrChange w:id="85" w:author="Liu, Jun" w:date="2016-11-30T14:31:00Z">
                      <w:rPr>
                        <w:rFonts w:ascii="Cambria Math" w:hAnsi="Cambria Math"/>
                        <w:i/>
                        <w:szCs w:val="24"/>
                      </w:rPr>
                    </w:rPrChange>
                  </w:rPr>
                </m:ctrlPr>
              </m:naryPr>
              <m:sub>
                <m:r>
                  <w:rPr>
                    <w:rFonts w:ascii="Cambria Math" w:hAnsi="Cambria Math"/>
                    <w:szCs w:val="24"/>
                    <w:highlight w:val="yellow"/>
                    <w:rPrChange w:id="86" w:author="Liu, Jun" w:date="2016-11-30T14:31:00Z">
                      <w:rPr>
                        <w:rFonts w:ascii="Cambria Math" w:hAnsi="Cambria Math"/>
                        <w:szCs w:val="24"/>
                      </w:rPr>
                    </w:rPrChange>
                  </w:rPr>
                  <m:t>0</m:t>
                </m:r>
              </m:sub>
              <m:sup>
                <m:r>
                  <w:rPr>
                    <w:rFonts w:ascii="Cambria Math" w:hAnsi="Cambria Math"/>
                    <w:szCs w:val="24"/>
                    <w:highlight w:val="yellow"/>
                    <w:rPrChange w:id="87" w:author="Liu, Jun" w:date="2016-11-30T14:31:00Z">
                      <w:rPr>
                        <w:rFonts w:ascii="Cambria Math" w:hAnsi="Cambria Math"/>
                        <w:szCs w:val="24"/>
                      </w:rPr>
                    </w:rPrChange>
                  </w:rPr>
                  <m:t>R</m:t>
                </m:r>
              </m:sup>
              <m:e>
                <m:r>
                  <w:rPr>
                    <w:rFonts w:ascii="Cambria Math" w:hAnsi="Cambria Math"/>
                    <w:szCs w:val="24"/>
                    <w:highlight w:val="yellow"/>
                    <w:rPrChange w:id="88" w:author="Liu, Jun" w:date="2016-11-30T14:31:00Z">
                      <w:rPr>
                        <w:rFonts w:ascii="Cambria Math" w:hAnsi="Cambria Math"/>
                        <w:szCs w:val="24"/>
                      </w:rPr>
                    </w:rPrChange>
                  </w:rPr>
                  <m:t>D dx</m:t>
                </m:r>
              </m:e>
            </m:nary>
          </m:num>
          <m:den>
            <m:r>
              <w:rPr>
                <w:rFonts w:ascii="Cambria Math" w:hAnsi="Cambria Math"/>
                <w:szCs w:val="24"/>
                <w:highlight w:val="yellow"/>
                <w:rPrChange w:id="89" w:author="Liu, Jun" w:date="2016-11-30T14:31:00Z">
                  <w:rPr>
                    <w:rFonts w:ascii="Cambria Math" w:hAnsi="Cambria Math"/>
                    <w:szCs w:val="24"/>
                  </w:rPr>
                </w:rPrChange>
              </w:rPr>
              <m:t>R</m:t>
            </m:r>
          </m:den>
        </m:f>
        <m:r>
          <w:rPr>
            <w:rFonts w:ascii="Cambria Math" w:hAnsi="Cambria Math"/>
            <w:szCs w:val="24"/>
            <w:highlight w:val="yellow"/>
            <w:rPrChange w:id="90" w:author="Liu, Jun" w:date="2016-11-30T14:31:00Z">
              <w:rPr>
                <w:rFonts w:ascii="Cambria Math" w:hAnsi="Cambria Math"/>
                <w:szCs w:val="24"/>
              </w:rPr>
            </w:rPrChange>
          </w:rPr>
          <m:t>+</m:t>
        </m:r>
        <m:f>
          <m:fPr>
            <m:ctrlPr>
              <w:rPr>
                <w:rFonts w:ascii="Cambria Math" w:hAnsi="Cambria Math"/>
                <w:i/>
                <w:szCs w:val="24"/>
                <w:highlight w:val="yellow"/>
                <w:rPrChange w:id="91" w:author="Liu, Jun" w:date="2016-11-30T14:31:00Z">
                  <w:rPr>
                    <w:rFonts w:ascii="Cambria Math" w:hAnsi="Cambria Math"/>
                    <w:i/>
                    <w:szCs w:val="24"/>
                  </w:rPr>
                </w:rPrChange>
              </w:rPr>
            </m:ctrlPr>
          </m:fPr>
          <m:num>
            <m:nary>
              <m:naryPr>
                <m:limLoc m:val="subSup"/>
                <m:ctrlPr>
                  <w:rPr>
                    <w:rFonts w:ascii="Cambria Math" w:hAnsi="Cambria Math"/>
                    <w:i/>
                    <w:szCs w:val="24"/>
                    <w:highlight w:val="yellow"/>
                    <w:rPrChange w:id="92" w:author="Liu, Jun" w:date="2016-11-30T14:31:00Z">
                      <w:rPr>
                        <w:rFonts w:ascii="Cambria Math" w:hAnsi="Cambria Math"/>
                        <w:i/>
                        <w:szCs w:val="24"/>
                      </w:rPr>
                    </w:rPrChange>
                  </w:rPr>
                </m:ctrlPr>
              </m:naryPr>
              <m:sub>
                <m:r>
                  <w:rPr>
                    <w:rFonts w:ascii="Cambria Math" w:hAnsi="Cambria Math"/>
                    <w:szCs w:val="24"/>
                    <w:highlight w:val="yellow"/>
                    <w:rPrChange w:id="93" w:author="Liu, Jun" w:date="2016-11-30T14:31:00Z">
                      <w:rPr>
                        <w:rFonts w:ascii="Cambria Math" w:hAnsi="Cambria Math"/>
                        <w:szCs w:val="24"/>
                      </w:rPr>
                    </w:rPrChange>
                  </w:rPr>
                  <m:t>0</m:t>
                </m:r>
              </m:sub>
              <m:sup>
                <m:r>
                  <w:rPr>
                    <w:rFonts w:ascii="Cambria Math" w:hAnsi="Cambria Math"/>
                    <w:szCs w:val="24"/>
                    <w:highlight w:val="yellow"/>
                    <w:rPrChange w:id="94" w:author="Liu, Jun" w:date="2016-11-30T14:31:00Z">
                      <w:rPr>
                        <w:rFonts w:ascii="Cambria Math" w:hAnsi="Cambria Math"/>
                        <w:szCs w:val="24"/>
                      </w:rPr>
                    </w:rPrChange>
                  </w:rPr>
                  <m:t>∞</m:t>
                </m:r>
              </m:sup>
              <m:e>
                <m:r>
                  <w:rPr>
                    <w:rFonts w:ascii="Cambria Math" w:hAnsi="Cambria Math"/>
                    <w:szCs w:val="24"/>
                    <w:highlight w:val="yellow"/>
                    <w:rPrChange w:id="95" w:author="Liu, Jun" w:date="2016-11-30T14:31:00Z">
                      <w:rPr>
                        <w:rFonts w:ascii="Cambria Math" w:hAnsi="Cambria Math"/>
                        <w:szCs w:val="24"/>
                      </w:rPr>
                    </w:rPrChange>
                  </w:rPr>
                  <m:t>C</m:t>
                </m:r>
                <m:d>
                  <m:dPr>
                    <m:ctrlPr>
                      <w:rPr>
                        <w:rFonts w:ascii="Cambria Math" w:hAnsi="Cambria Math"/>
                        <w:i/>
                        <w:szCs w:val="24"/>
                        <w:highlight w:val="yellow"/>
                        <w:rPrChange w:id="96" w:author="Liu, Jun" w:date="2016-11-30T14:31:00Z">
                          <w:rPr>
                            <w:rFonts w:ascii="Cambria Math" w:hAnsi="Cambria Math"/>
                            <w:i/>
                            <w:szCs w:val="24"/>
                          </w:rPr>
                        </w:rPrChange>
                      </w:rPr>
                    </m:ctrlPr>
                  </m:dPr>
                  <m:e>
                    <m:r>
                      <w:rPr>
                        <w:rFonts w:ascii="Cambria Math" w:hAnsi="Cambria Math"/>
                        <w:szCs w:val="24"/>
                        <w:highlight w:val="yellow"/>
                        <w:rPrChange w:id="97" w:author="Liu, Jun" w:date="2016-11-30T14:31:00Z">
                          <w:rPr>
                            <w:rFonts w:ascii="Cambria Math" w:hAnsi="Cambria Math"/>
                            <w:szCs w:val="24"/>
                          </w:rPr>
                        </w:rPrChange>
                      </w:rPr>
                      <m:t>z</m:t>
                    </m:r>
                  </m:e>
                </m:d>
                <m:r>
                  <w:rPr>
                    <w:rFonts w:ascii="Cambria Math" w:hAnsi="Cambria Math"/>
                    <w:i/>
                    <w:position w:val="-6"/>
                    <w:szCs w:val="24"/>
                    <w:highlight w:val="yellow"/>
                    <w:rPrChange w:id="98" w:author="Liu, Jun" w:date="2016-11-30T14:31:00Z">
                      <w:rPr>
                        <w:rFonts w:ascii="Cambria Math" w:hAnsi="Cambria Math"/>
                        <w:i/>
                        <w:position w:val="-6"/>
                        <w:szCs w:val="24"/>
                      </w:rPr>
                    </w:rPrChange>
                  </w:rPr>
                  <w:object w:dxaOrig="193" w:dyaOrig="344" w14:anchorId="50827B70">
                    <v:shape id="_x0000_i1028" type="#_x0000_t75" style="width:9.75pt;height:17.25pt" o:ole="">
                      <v:imagedata r:id="rId15" o:title=""/>
                    </v:shape>
                    <o:OLEObject Type="Embed" ProgID="Equation.3" ShapeID="_x0000_i1028" DrawAspect="Content" ObjectID="_1542093407" r:id="rId16"/>
                  </w:object>
                </m:r>
                <m:d>
                  <m:dPr>
                    <m:ctrlPr>
                      <w:rPr>
                        <w:rFonts w:ascii="Cambria Math" w:hAnsi="Cambria Math"/>
                        <w:i/>
                        <w:szCs w:val="24"/>
                        <w:highlight w:val="yellow"/>
                        <w:rPrChange w:id="99" w:author="Liu, Jun" w:date="2016-11-30T14:31:00Z">
                          <w:rPr>
                            <w:rFonts w:ascii="Cambria Math" w:hAnsi="Cambria Math"/>
                            <w:i/>
                            <w:szCs w:val="24"/>
                          </w:rPr>
                        </w:rPrChange>
                      </w:rPr>
                    </m:ctrlPr>
                  </m:dPr>
                  <m:e>
                    <m:r>
                      <w:rPr>
                        <w:rFonts w:ascii="Cambria Math" w:hAnsi="Cambria Math"/>
                        <w:szCs w:val="24"/>
                        <w:highlight w:val="yellow"/>
                        <w:rPrChange w:id="100" w:author="Liu, Jun" w:date="2016-11-30T14:31:00Z">
                          <w:rPr>
                            <w:rFonts w:ascii="Cambria Math" w:hAnsi="Cambria Math"/>
                            <w:szCs w:val="24"/>
                          </w:rPr>
                        </w:rPrChange>
                      </w:rPr>
                      <m:t>z</m:t>
                    </m:r>
                  </m:e>
                </m:d>
                <m:r>
                  <w:rPr>
                    <w:rFonts w:ascii="Cambria Math" w:hAnsi="Cambria Math"/>
                    <w:szCs w:val="24"/>
                    <w:highlight w:val="yellow"/>
                    <w:rPrChange w:id="101" w:author="Liu, Jun" w:date="2016-11-30T14:31:00Z">
                      <w:rPr>
                        <w:rFonts w:ascii="Cambria Math" w:hAnsi="Cambria Math"/>
                        <w:szCs w:val="24"/>
                      </w:rPr>
                    </w:rPrChange>
                  </w:rPr>
                  <m:t>dz</m:t>
                </m:r>
              </m:e>
            </m:nary>
          </m:num>
          <m:den>
            <m:r>
              <w:rPr>
                <w:rFonts w:ascii="Cambria Math" w:hAnsi="Cambria Math"/>
                <w:szCs w:val="24"/>
                <w:highlight w:val="yellow"/>
                <w:rPrChange w:id="102" w:author="Liu, Jun" w:date="2016-11-30T14:31:00Z">
                  <w:rPr>
                    <w:rFonts w:ascii="Cambria Math" w:hAnsi="Cambria Math"/>
                    <w:szCs w:val="24"/>
                  </w:rPr>
                </w:rPrChange>
              </w:rPr>
              <m:t>R</m:t>
            </m:r>
          </m:den>
        </m:f>
        <m:r>
          <w:rPr>
            <w:rFonts w:ascii="Cambria Math" w:hAnsi="Cambria Math"/>
            <w:szCs w:val="24"/>
            <w:highlight w:val="yellow"/>
            <w:rPrChange w:id="103" w:author="Liu, Jun" w:date="2016-11-30T14:31:00Z">
              <w:rPr>
                <w:rFonts w:ascii="Cambria Math" w:hAnsi="Cambria Math"/>
                <w:szCs w:val="24"/>
              </w:rPr>
            </w:rPrChange>
          </w:rPr>
          <m:t>)/</m:t>
        </m:r>
        <m:sSub>
          <m:sSubPr>
            <m:ctrlPr>
              <w:rPr>
                <w:rFonts w:ascii="Cambria Math" w:hAnsi="Cambria Math"/>
                <w:i/>
                <w:szCs w:val="24"/>
                <w:highlight w:val="yellow"/>
                <w:rPrChange w:id="104" w:author="Liu, Jun" w:date="2016-11-30T14:31:00Z">
                  <w:rPr>
                    <w:rFonts w:ascii="Cambria Math" w:hAnsi="Cambria Math"/>
                    <w:i/>
                    <w:szCs w:val="24"/>
                  </w:rPr>
                </w:rPrChange>
              </w:rPr>
            </m:ctrlPr>
          </m:sSubPr>
          <m:e>
            <m:r>
              <w:rPr>
                <w:rFonts w:ascii="Cambria Math" w:hAnsi="Cambria Math"/>
                <w:szCs w:val="24"/>
                <w:highlight w:val="yellow"/>
                <w:rPrChange w:id="105" w:author="Liu, Jun" w:date="2016-11-30T14:31:00Z">
                  <w:rPr>
                    <w:rFonts w:ascii="Cambria Math" w:hAnsi="Cambria Math"/>
                    <w:szCs w:val="24"/>
                  </w:rPr>
                </w:rPrChange>
              </w:rPr>
              <m:t>density</m:t>
            </m:r>
          </m:e>
          <m:sub>
            <m:r>
              <w:rPr>
                <w:rFonts w:ascii="Cambria Math" w:hAnsi="Cambria Math"/>
                <w:szCs w:val="24"/>
                <w:highlight w:val="yellow"/>
                <w:rPrChange w:id="106" w:author="Liu, Jun" w:date="2016-11-30T14:31:00Z">
                  <w:rPr>
                    <w:rFonts w:ascii="Cambria Math" w:hAnsi="Cambria Math"/>
                    <w:szCs w:val="24"/>
                  </w:rPr>
                </w:rPrChange>
              </w:rPr>
              <m:t>c</m:t>
            </m:r>
          </m:sub>
        </m:sSub>
      </m:oMath>
      <w:r w:rsidR="0076523B" w:rsidRPr="0008582E">
        <w:rPr>
          <w:rFonts w:ascii="Times New Roman" w:hAnsi="Times New Roman"/>
          <w:szCs w:val="24"/>
          <w:highlight w:val="yellow"/>
          <w:rPrChange w:id="107" w:author="Liu, Jun" w:date="2016-11-30T14:31:00Z">
            <w:rPr>
              <w:rFonts w:ascii="Times New Roman" w:hAnsi="Times New Roman"/>
              <w:szCs w:val="24"/>
            </w:rPr>
          </w:rPrChange>
        </w:rPr>
        <w:t xml:space="preserve">                    </w:t>
      </w:r>
      <w:r w:rsidR="00137034" w:rsidRPr="0008582E">
        <w:rPr>
          <w:rFonts w:ascii="Times New Roman" w:hAnsi="Times New Roman"/>
          <w:szCs w:val="24"/>
          <w:highlight w:val="yellow"/>
          <w:rPrChange w:id="108" w:author="Liu, Jun" w:date="2016-11-30T14:31:00Z">
            <w:rPr>
              <w:rFonts w:ascii="Times New Roman" w:hAnsi="Times New Roman"/>
              <w:szCs w:val="24"/>
            </w:rPr>
          </w:rPrChange>
        </w:rPr>
        <w:t>(</w:t>
      </w:r>
      <w:r w:rsidR="00106D71" w:rsidRPr="0008582E">
        <w:rPr>
          <w:rFonts w:ascii="Times New Roman" w:hAnsi="Times New Roman"/>
          <w:szCs w:val="24"/>
          <w:highlight w:val="yellow"/>
          <w:rPrChange w:id="109" w:author="Liu, Jun" w:date="2016-11-30T14:31:00Z">
            <w:rPr>
              <w:rFonts w:ascii="Times New Roman" w:hAnsi="Times New Roman"/>
              <w:szCs w:val="24"/>
            </w:rPr>
          </w:rPrChange>
        </w:rPr>
        <w:t>3</w:t>
      </w:r>
      <w:r w:rsidR="0076523B" w:rsidRPr="0008582E">
        <w:rPr>
          <w:rFonts w:ascii="Times New Roman" w:hAnsi="Times New Roman"/>
          <w:szCs w:val="24"/>
          <w:highlight w:val="yellow"/>
          <w:rPrChange w:id="110" w:author="Liu, Jun" w:date="2016-11-30T14:31:00Z">
            <w:rPr>
              <w:rFonts w:ascii="Times New Roman" w:hAnsi="Times New Roman"/>
              <w:szCs w:val="24"/>
            </w:rPr>
          </w:rPrChange>
        </w:rPr>
        <w:t>)</w:t>
      </w:r>
    </w:p>
    <w:p w14:paraId="3222CD26" w14:textId="77777777" w:rsidR="0076523B" w:rsidRPr="0008582E" w:rsidRDefault="001A274A" w:rsidP="00282CAF">
      <w:pPr>
        <w:autoSpaceDE w:val="0"/>
        <w:autoSpaceDN w:val="0"/>
        <w:adjustRightInd w:val="0"/>
        <w:spacing w:after="0"/>
        <w:ind w:left="3600"/>
        <w:rPr>
          <w:rFonts w:ascii="Times New Roman" w:hAnsi="Times New Roman"/>
          <w:b/>
          <w:szCs w:val="24"/>
          <w:highlight w:val="yellow"/>
          <w:rPrChange w:id="111" w:author="Liu, Jun" w:date="2016-11-30T14:31:00Z">
            <w:rPr>
              <w:rFonts w:ascii="Times New Roman" w:hAnsi="Times New Roman"/>
              <w:b/>
              <w:szCs w:val="24"/>
            </w:rPr>
          </w:rPrChange>
        </w:rPr>
      </w:pPr>
      <w:r w:rsidRPr="0008582E">
        <w:rPr>
          <w:rFonts w:ascii="Times New Roman" w:hAnsi="Times New Roman"/>
          <w:szCs w:val="24"/>
          <w:highlight w:val="yellow"/>
          <w:rPrChange w:id="112" w:author="Liu, Jun" w:date="2016-11-30T14:31:00Z">
            <w:rPr>
              <w:rFonts w:ascii="Times New Roman" w:hAnsi="Times New Roman"/>
              <w:szCs w:val="24"/>
            </w:rPr>
          </w:rPrChange>
        </w:rPr>
        <w:t xml:space="preserve">   </w:t>
      </w:r>
      <w:r w:rsidR="0076523B" w:rsidRPr="0008582E">
        <w:rPr>
          <w:rFonts w:ascii="Times New Roman" w:hAnsi="Times New Roman"/>
          <w:b/>
          <w:szCs w:val="24"/>
          <w:highlight w:val="yellow"/>
          <w:rPrChange w:id="113" w:author="Liu, Jun" w:date="2016-11-30T14:31:00Z">
            <w:rPr>
              <w:rFonts w:ascii="Times New Roman" w:hAnsi="Times New Roman"/>
              <w:b/>
              <w:szCs w:val="24"/>
            </w:rPr>
          </w:rPrChange>
        </w:rPr>
        <w:t>a</w:t>
      </w:r>
      <w:r w:rsidR="0076523B" w:rsidRPr="0008582E">
        <w:rPr>
          <w:rFonts w:ascii="Times New Roman" w:hAnsi="Times New Roman"/>
          <w:szCs w:val="24"/>
          <w:highlight w:val="yellow"/>
          <w:rPrChange w:id="114" w:author="Liu, Jun" w:date="2016-11-30T14:31:00Z">
            <w:rPr>
              <w:rFonts w:ascii="Times New Roman" w:hAnsi="Times New Roman"/>
              <w:szCs w:val="24"/>
            </w:rPr>
          </w:rPrChange>
        </w:rPr>
        <w:t xml:space="preserve">              </w:t>
      </w:r>
      <w:r w:rsidRPr="0008582E">
        <w:rPr>
          <w:rFonts w:ascii="Times New Roman" w:hAnsi="Times New Roman"/>
          <w:szCs w:val="24"/>
          <w:highlight w:val="yellow"/>
          <w:rPrChange w:id="115" w:author="Liu, Jun" w:date="2016-11-30T14:31:00Z">
            <w:rPr>
              <w:rFonts w:ascii="Times New Roman" w:hAnsi="Times New Roman"/>
              <w:szCs w:val="24"/>
            </w:rPr>
          </w:rPrChange>
        </w:rPr>
        <w:t xml:space="preserve"> </w:t>
      </w:r>
      <w:r w:rsidR="0076523B" w:rsidRPr="0008582E">
        <w:rPr>
          <w:rFonts w:ascii="Times New Roman" w:hAnsi="Times New Roman"/>
          <w:szCs w:val="24"/>
          <w:highlight w:val="yellow"/>
          <w:rPrChange w:id="116" w:author="Liu, Jun" w:date="2016-11-30T14:31:00Z">
            <w:rPr>
              <w:rFonts w:ascii="Times New Roman" w:hAnsi="Times New Roman"/>
              <w:szCs w:val="24"/>
            </w:rPr>
          </w:rPrChange>
        </w:rPr>
        <w:t xml:space="preserve"> </w:t>
      </w:r>
      <w:r w:rsidRPr="0008582E">
        <w:rPr>
          <w:rFonts w:ascii="Times New Roman" w:hAnsi="Times New Roman"/>
          <w:szCs w:val="24"/>
          <w:highlight w:val="yellow"/>
          <w:rPrChange w:id="117" w:author="Liu, Jun" w:date="2016-11-30T14:31:00Z">
            <w:rPr>
              <w:rFonts w:ascii="Times New Roman" w:hAnsi="Times New Roman"/>
              <w:szCs w:val="24"/>
            </w:rPr>
          </w:rPrChange>
        </w:rPr>
        <w:t xml:space="preserve"> </w:t>
      </w:r>
      <w:r w:rsidR="0076523B" w:rsidRPr="0008582E">
        <w:rPr>
          <w:rFonts w:ascii="Times New Roman" w:hAnsi="Times New Roman"/>
          <w:b/>
          <w:szCs w:val="24"/>
          <w:highlight w:val="yellow"/>
          <w:rPrChange w:id="118" w:author="Liu, Jun" w:date="2016-11-30T14:31:00Z">
            <w:rPr>
              <w:rFonts w:ascii="Times New Roman" w:hAnsi="Times New Roman"/>
              <w:b/>
              <w:szCs w:val="24"/>
            </w:rPr>
          </w:rPrChange>
        </w:rPr>
        <w:t>b</w:t>
      </w:r>
    </w:p>
    <w:p w14:paraId="7C24F31B" w14:textId="77777777" w:rsidR="001A274A" w:rsidRPr="0008582E" w:rsidRDefault="001A274A" w:rsidP="00282CAF">
      <w:pPr>
        <w:autoSpaceDE w:val="0"/>
        <w:autoSpaceDN w:val="0"/>
        <w:adjustRightInd w:val="0"/>
        <w:spacing w:after="0"/>
        <w:ind w:left="3600"/>
        <w:rPr>
          <w:rFonts w:ascii="Times New Roman" w:hAnsi="Times New Roman"/>
          <w:szCs w:val="24"/>
          <w:highlight w:val="yellow"/>
          <w:rPrChange w:id="119" w:author="Liu, Jun" w:date="2016-11-30T14:31:00Z">
            <w:rPr>
              <w:rFonts w:ascii="Times New Roman" w:hAnsi="Times New Roman"/>
              <w:szCs w:val="24"/>
            </w:rPr>
          </w:rPrChange>
        </w:rPr>
      </w:pPr>
    </w:p>
    <w:p w14:paraId="308F5DE0" w14:textId="77777777" w:rsidR="00381EEB" w:rsidRPr="0008582E" w:rsidRDefault="0076523B" w:rsidP="00381EEB">
      <w:pPr>
        <w:autoSpaceDE w:val="0"/>
        <w:autoSpaceDN w:val="0"/>
        <w:adjustRightInd w:val="0"/>
        <w:spacing w:after="0" w:line="360" w:lineRule="auto"/>
        <w:rPr>
          <w:rFonts w:ascii="Times New Roman" w:hAnsi="Times New Roman"/>
          <w:szCs w:val="24"/>
          <w:highlight w:val="yellow"/>
          <w:rPrChange w:id="120" w:author="Liu, Jun" w:date="2016-11-30T14:31:00Z">
            <w:rPr>
              <w:rFonts w:ascii="Times New Roman" w:hAnsi="Times New Roman"/>
              <w:szCs w:val="24"/>
            </w:rPr>
          </w:rPrChange>
        </w:rPr>
      </w:pPr>
      <w:r w:rsidRPr="0008582E">
        <w:rPr>
          <w:rFonts w:ascii="Times New Roman" w:hAnsi="Times New Roman"/>
          <w:szCs w:val="24"/>
          <w:highlight w:val="yellow"/>
          <w:rPrChange w:id="121" w:author="Liu, Jun" w:date="2016-11-30T14:31:00Z">
            <w:rPr>
              <w:rFonts w:ascii="Times New Roman" w:hAnsi="Times New Roman"/>
              <w:szCs w:val="24"/>
            </w:rPr>
          </w:rPrChange>
        </w:rPr>
        <w:t xml:space="preserve">        </w:t>
      </w:r>
      <w:r w:rsidR="00381EEB" w:rsidRPr="0008582E">
        <w:rPr>
          <w:rFonts w:ascii="Times New Roman" w:hAnsi="Times New Roman"/>
          <w:szCs w:val="24"/>
          <w:highlight w:val="yellow"/>
          <w:rPrChange w:id="122" w:author="Liu, Jun" w:date="2016-11-30T14:31:00Z">
            <w:rPr>
              <w:rFonts w:ascii="Times New Roman" w:hAnsi="Times New Roman"/>
              <w:szCs w:val="24"/>
            </w:rPr>
          </w:rPrChange>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highlight w:val="yellow"/>
                <w:rPrChange w:id="123" w:author="Liu, Jun" w:date="2016-11-30T14:31:00Z">
                  <w:rPr>
                    <w:rFonts w:ascii="Cambria Math" w:hAnsi="Cambria Math"/>
                    <w:i/>
                    <w:szCs w:val="24"/>
                  </w:rPr>
                </w:rPrChange>
              </w:rPr>
            </m:ctrlPr>
          </m:sSubPr>
          <m:e>
            <m:r>
              <w:rPr>
                <w:rFonts w:ascii="Cambria Math" w:hAnsi="Cambria Math"/>
                <w:szCs w:val="24"/>
                <w:highlight w:val="yellow"/>
                <w:rPrChange w:id="124" w:author="Liu, Jun" w:date="2016-11-30T14:31:00Z">
                  <w:rPr>
                    <w:rFonts w:ascii="Cambria Math" w:hAnsi="Cambria Math"/>
                    <w:szCs w:val="24"/>
                  </w:rPr>
                </w:rPrChange>
              </w:rPr>
              <m:t>density</m:t>
            </m:r>
          </m:e>
          <m:sub>
            <m:r>
              <w:rPr>
                <w:rFonts w:ascii="Cambria Math" w:hAnsi="Cambria Math"/>
                <w:szCs w:val="24"/>
                <w:highlight w:val="yellow"/>
                <w:rPrChange w:id="125" w:author="Liu, Jun" w:date="2016-11-30T14:31:00Z">
                  <w:rPr>
                    <w:rFonts w:ascii="Cambria Math" w:hAnsi="Cambria Math"/>
                    <w:szCs w:val="24"/>
                  </w:rPr>
                </w:rPrChange>
              </w:rPr>
              <m:t>c</m:t>
            </m:r>
          </m:sub>
        </m:sSub>
      </m:oMath>
      <w:r w:rsidR="00381EEB" w:rsidRPr="0008582E">
        <w:rPr>
          <w:rFonts w:ascii="Times New Roman" w:hAnsi="Times New Roman"/>
          <w:szCs w:val="24"/>
          <w:highlight w:val="yellow"/>
          <w:rPrChange w:id="126" w:author="Liu, Jun" w:date="2016-11-30T14:31:00Z">
            <w:rPr>
              <w:rFonts w:ascii="Times New Roman" w:hAnsi="Times New Roman"/>
              <w:szCs w:val="24"/>
            </w:rPr>
          </w:rPrChange>
        </w:rPr>
        <w:t xml:space="preserve"> was the plant density at the source center (10 plants/m</w:t>
      </w:r>
      <w:r w:rsidR="00381EEB" w:rsidRPr="0008582E">
        <w:rPr>
          <w:rFonts w:ascii="Times New Roman" w:hAnsi="Times New Roman"/>
          <w:szCs w:val="24"/>
          <w:highlight w:val="yellow"/>
          <w:vertAlign w:val="superscript"/>
          <w:rPrChange w:id="127" w:author="Liu, Jun" w:date="2016-11-30T14:31:00Z">
            <w:rPr>
              <w:rFonts w:ascii="Times New Roman" w:hAnsi="Times New Roman"/>
              <w:szCs w:val="24"/>
              <w:vertAlign w:val="superscript"/>
            </w:rPr>
          </w:rPrChange>
        </w:rPr>
        <w:t>2</w:t>
      </w:r>
      <w:r w:rsidR="00381EEB" w:rsidRPr="0008582E">
        <w:rPr>
          <w:rFonts w:ascii="Times New Roman" w:hAnsi="Times New Roman"/>
          <w:szCs w:val="24"/>
          <w:highlight w:val="yellow"/>
          <w:rPrChange w:id="128" w:author="Liu, Jun" w:date="2016-11-30T14:31:00Z">
            <w:rPr>
              <w:rFonts w:ascii="Times New Roman" w:hAnsi="Times New Roman"/>
              <w:szCs w:val="24"/>
            </w:rPr>
          </w:rPrChange>
        </w:rPr>
        <w:t>). This equation assumes that the source area is of uniform properties. However, as shown in Fig. 1, the plant density of the field varied from about 10 plants/m</w:t>
      </w:r>
      <w:r w:rsidR="00381EEB" w:rsidRPr="0008582E">
        <w:rPr>
          <w:rFonts w:ascii="Times New Roman" w:hAnsi="Times New Roman"/>
          <w:szCs w:val="24"/>
          <w:highlight w:val="yellow"/>
          <w:vertAlign w:val="superscript"/>
          <w:rPrChange w:id="129" w:author="Liu, Jun" w:date="2016-11-30T14:31:00Z">
            <w:rPr>
              <w:rFonts w:ascii="Times New Roman" w:hAnsi="Times New Roman"/>
              <w:szCs w:val="24"/>
              <w:vertAlign w:val="superscript"/>
            </w:rPr>
          </w:rPrChange>
        </w:rPr>
        <w:t>2</w:t>
      </w:r>
      <w:r w:rsidR="00381EEB" w:rsidRPr="0008582E">
        <w:rPr>
          <w:rFonts w:ascii="Times New Roman" w:hAnsi="Times New Roman"/>
          <w:szCs w:val="24"/>
          <w:highlight w:val="yellow"/>
          <w:rPrChange w:id="130" w:author="Liu, Jun" w:date="2016-11-30T14:31:00Z">
            <w:rPr>
              <w:rFonts w:ascii="Times New Roman" w:hAnsi="Times New Roman"/>
              <w:szCs w:val="24"/>
            </w:rPr>
          </w:rPrChange>
        </w:rPr>
        <w:t xml:space="preserve"> at the center of the field to less than 2 plants/m</w:t>
      </w:r>
      <w:r w:rsidR="00381EEB" w:rsidRPr="0008582E">
        <w:rPr>
          <w:rFonts w:ascii="Times New Roman" w:hAnsi="Times New Roman"/>
          <w:szCs w:val="24"/>
          <w:highlight w:val="yellow"/>
          <w:vertAlign w:val="superscript"/>
          <w:rPrChange w:id="131" w:author="Liu, Jun" w:date="2016-11-30T14:31:00Z">
            <w:rPr>
              <w:rFonts w:ascii="Times New Roman" w:hAnsi="Times New Roman"/>
              <w:szCs w:val="24"/>
              <w:vertAlign w:val="superscript"/>
            </w:rPr>
          </w:rPrChange>
        </w:rPr>
        <w:t>2</w:t>
      </w:r>
      <w:r w:rsidR="00381EEB" w:rsidRPr="0008582E">
        <w:rPr>
          <w:rFonts w:ascii="Times New Roman" w:hAnsi="Times New Roman"/>
          <w:szCs w:val="24"/>
          <w:highlight w:val="yellow"/>
          <w:rPrChange w:id="132" w:author="Liu, Jun" w:date="2016-11-30T14:31:00Z">
            <w:rPr>
              <w:rFonts w:ascii="Times New Roman" w:hAnsi="Times New Roman"/>
              <w:szCs w:val="24"/>
            </w:rPr>
          </w:rPrChange>
        </w:rPr>
        <w:t xml:space="preserve"> at the edge of the source field. In order to take into account the effect of the variation of plant density, we divided the R into several segments </w:t>
      </w:r>
      <m:oMath>
        <m:r>
          <w:rPr>
            <w:rFonts w:ascii="Cambria Math" w:hAnsi="Cambria Math"/>
            <w:szCs w:val="24"/>
            <w:highlight w:val="yellow"/>
            <w:rPrChange w:id="133" w:author="Liu, Jun" w:date="2016-11-30T14:31:00Z">
              <w:rPr>
                <w:rFonts w:ascii="Cambria Math" w:hAnsi="Cambria Math"/>
                <w:szCs w:val="24"/>
              </w:rPr>
            </w:rPrChange>
          </w:rPr>
          <m:t>∆</m:t>
        </m:r>
      </m:oMath>
      <w:r w:rsidR="00381EEB" w:rsidRPr="0008582E">
        <w:rPr>
          <w:rFonts w:ascii="Times New Roman" w:hAnsi="Times New Roman"/>
          <w:szCs w:val="24"/>
          <w:highlight w:val="yellow"/>
          <w:rPrChange w:id="134" w:author="Liu, Jun" w:date="2016-11-30T14:31:00Z">
            <w:rPr>
              <w:rFonts w:ascii="Times New Roman" w:hAnsi="Times New Roman"/>
              <w:szCs w:val="24"/>
            </w:rPr>
          </w:rPrChange>
        </w:rPr>
        <w:t>R</w:t>
      </w:r>
      <w:r w:rsidR="00381EEB" w:rsidRPr="0008582E">
        <w:rPr>
          <w:rFonts w:ascii="Times New Roman" w:hAnsi="Times New Roman"/>
          <w:szCs w:val="24"/>
          <w:highlight w:val="yellow"/>
          <w:vertAlign w:val="subscript"/>
          <w:rPrChange w:id="135" w:author="Liu, Jun" w:date="2016-11-30T14:31:00Z">
            <w:rPr>
              <w:rFonts w:ascii="Times New Roman" w:hAnsi="Times New Roman"/>
              <w:szCs w:val="24"/>
              <w:vertAlign w:val="subscript"/>
            </w:rPr>
          </w:rPrChange>
        </w:rPr>
        <w:t xml:space="preserve">i </w:t>
      </w:r>
      <w:r w:rsidR="00381EEB" w:rsidRPr="0008582E">
        <w:rPr>
          <w:rFonts w:ascii="Times New Roman" w:hAnsi="Times New Roman"/>
          <w:szCs w:val="24"/>
          <w:highlight w:val="yellow"/>
          <w:rPrChange w:id="136" w:author="Liu, Jun" w:date="2016-11-30T14:31:00Z">
            <w:rPr>
              <w:rFonts w:ascii="Times New Roman" w:hAnsi="Times New Roman"/>
              <w:szCs w:val="24"/>
            </w:rPr>
          </w:rPrChange>
        </w:rPr>
        <w:t xml:space="preserve">at different density areas, and then scaled the </w:t>
      </w:r>
      <m:oMath>
        <m:r>
          <w:rPr>
            <w:rFonts w:ascii="Cambria Math" w:hAnsi="Cambria Math"/>
            <w:szCs w:val="24"/>
            <w:highlight w:val="yellow"/>
            <w:rPrChange w:id="137" w:author="Liu, Jun" w:date="2016-11-30T14:31:00Z">
              <w:rPr>
                <w:rFonts w:ascii="Cambria Math" w:hAnsi="Cambria Math"/>
                <w:szCs w:val="24"/>
              </w:rPr>
            </w:rPrChange>
          </w:rPr>
          <m:t>∆</m:t>
        </m:r>
      </m:oMath>
      <w:r w:rsidR="00381EEB" w:rsidRPr="0008582E">
        <w:rPr>
          <w:rFonts w:ascii="Times New Roman" w:hAnsi="Times New Roman"/>
          <w:szCs w:val="24"/>
          <w:highlight w:val="yellow"/>
          <w:rPrChange w:id="138" w:author="Liu, Jun" w:date="2016-11-30T14:31:00Z">
            <w:rPr>
              <w:rFonts w:ascii="Times New Roman" w:hAnsi="Times New Roman"/>
              <w:szCs w:val="24"/>
            </w:rPr>
          </w:rPrChange>
        </w:rPr>
        <w:t>R</w:t>
      </w:r>
      <w:r w:rsidR="00381EEB" w:rsidRPr="0008582E">
        <w:rPr>
          <w:rFonts w:ascii="Times New Roman" w:hAnsi="Times New Roman"/>
          <w:szCs w:val="24"/>
          <w:highlight w:val="yellow"/>
          <w:vertAlign w:val="subscript"/>
          <w:rPrChange w:id="139" w:author="Liu, Jun" w:date="2016-11-30T14:31:00Z">
            <w:rPr>
              <w:rFonts w:ascii="Times New Roman" w:hAnsi="Times New Roman"/>
              <w:szCs w:val="24"/>
              <w:vertAlign w:val="subscript"/>
            </w:rPr>
          </w:rPrChange>
        </w:rPr>
        <w:t>i</w:t>
      </w:r>
      <w:r w:rsidR="00381EEB" w:rsidRPr="0008582E">
        <w:rPr>
          <w:rFonts w:ascii="Times New Roman" w:hAnsi="Times New Roman"/>
          <w:szCs w:val="24"/>
          <w:highlight w:val="yellow"/>
          <w:rPrChange w:id="140" w:author="Liu, Jun" w:date="2016-11-30T14:31:00Z">
            <w:rPr>
              <w:rFonts w:ascii="Times New Roman" w:hAnsi="Times New Roman"/>
              <w:szCs w:val="24"/>
            </w:rPr>
          </w:rPrChange>
        </w:rPr>
        <w:t xml:space="preserve"> to </w:t>
      </w:r>
      <m:oMath>
        <m:r>
          <w:rPr>
            <w:rFonts w:ascii="Cambria Math" w:hAnsi="Cambria Math"/>
            <w:szCs w:val="24"/>
            <w:highlight w:val="yellow"/>
            <w:rPrChange w:id="141" w:author="Liu, Jun" w:date="2016-11-30T14:31:00Z">
              <w:rPr>
                <w:rFonts w:ascii="Cambria Math" w:hAnsi="Cambria Math"/>
                <w:szCs w:val="24"/>
              </w:rPr>
            </w:rPrChange>
          </w:rPr>
          <m:t>∆</m:t>
        </m:r>
      </m:oMath>
      <w:r w:rsidR="00381EEB" w:rsidRPr="0008582E">
        <w:rPr>
          <w:rFonts w:ascii="Times New Roman" w:hAnsi="Times New Roman"/>
          <w:szCs w:val="24"/>
          <w:highlight w:val="yellow"/>
          <w:rPrChange w:id="142" w:author="Liu, Jun" w:date="2016-11-30T14:31:00Z">
            <w:rPr>
              <w:rFonts w:ascii="Times New Roman" w:hAnsi="Times New Roman"/>
              <w:szCs w:val="24"/>
            </w:rPr>
          </w:rPrChange>
        </w:rPr>
        <w:t>R</w:t>
      </w:r>
      <w:r w:rsidR="00381EEB" w:rsidRPr="0008582E">
        <w:rPr>
          <w:rFonts w:ascii="Times New Roman" w:hAnsi="Times New Roman"/>
          <w:szCs w:val="24"/>
          <w:highlight w:val="yellow"/>
          <w:vertAlign w:val="subscript"/>
          <w:rPrChange w:id="143" w:author="Liu, Jun" w:date="2016-11-30T14:31:00Z">
            <w:rPr>
              <w:rFonts w:ascii="Times New Roman" w:hAnsi="Times New Roman"/>
              <w:szCs w:val="24"/>
              <w:vertAlign w:val="subscript"/>
            </w:rPr>
          </w:rPrChange>
        </w:rPr>
        <w:t>scaled, i</w:t>
      </w:r>
      <w:r w:rsidR="00381EEB" w:rsidRPr="0008582E">
        <w:rPr>
          <w:rFonts w:ascii="Times New Roman" w:hAnsi="Times New Roman"/>
          <w:szCs w:val="24"/>
          <w:highlight w:val="yellow"/>
          <w:rPrChange w:id="144" w:author="Liu, Jun" w:date="2016-11-30T14:31:00Z">
            <w:rPr>
              <w:rFonts w:ascii="Times New Roman" w:hAnsi="Times New Roman"/>
              <w:szCs w:val="24"/>
            </w:rPr>
          </w:rPrChange>
        </w:rPr>
        <w:t xml:space="preserve"> with respect to the corresponding plant density:</w:t>
      </w:r>
    </w:p>
    <w:p w14:paraId="07113903" w14:textId="77777777" w:rsidR="00381EEB" w:rsidRPr="0008582E" w:rsidRDefault="00AC6799" w:rsidP="00282CAF">
      <w:pPr>
        <w:autoSpaceDE w:val="0"/>
        <w:autoSpaceDN w:val="0"/>
        <w:adjustRightInd w:val="0"/>
        <w:spacing w:after="0" w:line="360" w:lineRule="auto"/>
        <w:jc w:val="center"/>
        <w:rPr>
          <w:rFonts w:ascii="Times New Roman" w:hAnsi="Times New Roman"/>
          <w:szCs w:val="24"/>
          <w:highlight w:val="yellow"/>
          <w:rPrChange w:id="145" w:author="Liu, Jun" w:date="2016-11-30T14:31:00Z">
            <w:rPr>
              <w:rFonts w:ascii="Times New Roman" w:hAnsi="Times New Roman"/>
              <w:szCs w:val="24"/>
            </w:rPr>
          </w:rPrChange>
        </w:rPr>
      </w:pPr>
      <m:oMath>
        <m:r>
          <m:rPr>
            <m:sty m:val="p"/>
          </m:rPr>
          <w:rPr>
            <w:rFonts w:ascii="Cambria Math" w:hAnsi="Cambria Math"/>
            <w:szCs w:val="24"/>
            <w:highlight w:val="yellow"/>
            <w:rPrChange w:id="146" w:author="Liu, Jun" w:date="2016-11-30T14:31:00Z">
              <w:rPr>
                <w:rFonts w:ascii="Cambria Math" w:hAnsi="Cambria Math"/>
                <w:szCs w:val="24"/>
              </w:rPr>
            </w:rPrChange>
          </w:rPr>
          <m:t>∆R</m:t>
        </m:r>
        <m:r>
          <m:rPr>
            <m:sty m:val="p"/>
          </m:rPr>
          <w:rPr>
            <w:rFonts w:ascii="Cambria Math" w:hAnsi="Cambria Math"/>
            <w:szCs w:val="24"/>
            <w:highlight w:val="yellow"/>
            <w:vertAlign w:val="subscript"/>
            <w:rPrChange w:id="147" w:author="Liu, Jun" w:date="2016-11-30T14:31:00Z">
              <w:rPr>
                <w:rFonts w:ascii="Cambria Math" w:hAnsi="Cambria Math"/>
                <w:szCs w:val="24"/>
                <w:vertAlign w:val="subscript"/>
              </w:rPr>
            </w:rPrChange>
          </w:rPr>
          <m:t>scaled,i</m:t>
        </m:r>
        <m:r>
          <m:rPr>
            <m:sty m:val="p"/>
          </m:rPr>
          <w:rPr>
            <w:rFonts w:ascii="Cambria Math" w:hAnsi="Cambria Math"/>
            <w:szCs w:val="24"/>
            <w:highlight w:val="yellow"/>
            <w:rPrChange w:id="148" w:author="Liu, Jun" w:date="2016-11-30T14:31:00Z">
              <w:rPr>
                <w:rFonts w:ascii="Cambria Math" w:hAnsi="Cambria Math"/>
                <w:szCs w:val="24"/>
              </w:rPr>
            </w:rPrChange>
          </w:rPr>
          <m:t xml:space="preserve"> </m:t>
        </m:r>
        <m:r>
          <w:rPr>
            <w:rFonts w:ascii="Cambria Math" w:hAnsi="Cambria Math"/>
            <w:szCs w:val="24"/>
            <w:highlight w:val="yellow"/>
            <w:rPrChange w:id="149" w:author="Liu, Jun" w:date="2016-11-30T14:31:00Z">
              <w:rPr>
                <w:rFonts w:ascii="Cambria Math" w:hAnsi="Cambria Math"/>
                <w:szCs w:val="24"/>
              </w:rPr>
            </w:rPrChange>
          </w:rPr>
          <m:t>=∆Ri×</m:t>
        </m:r>
        <m:f>
          <m:fPr>
            <m:ctrlPr>
              <w:rPr>
                <w:rFonts w:ascii="Cambria Math" w:hAnsi="Cambria Math"/>
                <w:i/>
                <w:szCs w:val="24"/>
                <w:highlight w:val="yellow"/>
                <w:rPrChange w:id="150" w:author="Liu, Jun" w:date="2016-11-30T14:31:00Z">
                  <w:rPr>
                    <w:rFonts w:ascii="Cambria Math" w:hAnsi="Cambria Math"/>
                    <w:i/>
                    <w:szCs w:val="24"/>
                  </w:rPr>
                </w:rPrChange>
              </w:rPr>
            </m:ctrlPr>
          </m:fPr>
          <m:num>
            <m:sSub>
              <m:sSubPr>
                <m:ctrlPr>
                  <w:rPr>
                    <w:rFonts w:ascii="Cambria Math" w:hAnsi="Cambria Math"/>
                    <w:i/>
                    <w:szCs w:val="24"/>
                    <w:highlight w:val="yellow"/>
                    <w:rPrChange w:id="151" w:author="Liu, Jun" w:date="2016-11-30T14:31:00Z">
                      <w:rPr>
                        <w:rFonts w:ascii="Cambria Math" w:hAnsi="Cambria Math"/>
                        <w:i/>
                        <w:szCs w:val="24"/>
                      </w:rPr>
                    </w:rPrChange>
                  </w:rPr>
                </m:ctrlPr>
              </m:sSubPr>
              <m:e>
                <m:r>
                  <w:rPr>
                    <w:rFonts w:ascii="Cambria Math" w:hAnsi="Cambria Math"/>
                    <w:szCs w:val="24"/>
                    <w:highlight w:val="yellow"/>
                    <w:rPrChange w:id="152" w:author="Liu, Jun" w:date="2016-11-30T14:31:00Z">
                      <w:rPr>
                        <w:rFonts w:ascii="Cambria Math" w:hAnsi="Cambria Math"/>
                        <w:szCs w:val="24"/>
                      </w:rPr>
                    </w:rPrChange>
                  </w:rPr>
                  <m:t>density</m:t>
                </m:r>
              </m:e>
              <m:sub>
                <m:r>
                  <w:rPr>
                    <w:rFonts w:ascii="Cambria Math" w:hAnsi="Cambria Math"/>
                    <w:szCs w:val="24"/>
                    <w:highlight w:val="yellow"/>
                    <w:rPrChange w:id="153" w:author="Liu, Jun" w:date="2016-11-30T14:31:00Z">
                      <w:rPr>
                        <w:rFonts w:ascii="Cambria Math" w:hAnsi="Cambria Math"/>
                        <w:szCs w:val="24"/>
                      </w:rPr>
                    </w:rPrChange>
                  </w:rPr>
                  <m:t>i</m:t>
                </m:r>
              </m:sub>
            </m:sSub>
          </m:num>
          <m:den>
            <m:sSub>
              <m:sSubPr>
                <m:ctrlPr>
                  <w:rPr>
                    <w:rFonts w:ascii="Cambria Math" w:hAnsi="Cambria Math"/>
                    <w:i/>
                    <w:szCs w:val="24"/>
                    <w:highlight w:val="yellow"/>
                    <w:rPrChange w:id="154" w:author="Liu, Jun" w:date="2016-11-30T14:31:00Z">
                      <w:rPr>
                        <w:rFonts w:ascii="Cambria Math" w:hAnsi="Cambria Math"/>
                        <w:i/>
                        <w:szCs w:val="24"/>
                      </w:rPr>
                    </w:rPrChange>
                  </w:rPr>
                </m:ctrlPr>
              </m:sSubPr>
              <m:e>
                <m:r>
                  <w:rPr>
                    <w:rFonts w:ascii="Cambria Math" w:hAnsi="Cambria Math"/>
                    <w:szCs w:val="24"/>
                    <w:highlight w:val="yellow"/>
                    <w:rPrChange w:id="155" w:author="Liu, Jun" w:date="2016-11-30T14:31:00Z">
                      <w:rPr>
                        <w:rFonts w:ascii="Cambria Math" w:hAnsi="Cambria Math"/>
                        <w:szCs w:val="24"/>
                      </w:rPr>
                    </w:rPrChange>
                  </w:rPr>
                  <m:t>density</m:t>
                </m:r>
              </m:e>
              <m:sub>
                <m:r>
                  <w:rPr>
                    <w:rFonts w:ascii="Cambria Math" w:hAnsi="Cambria Math"/>
                    <w:szCs w:val="24"/>
                    <w:highlight w:val="yellow"/>
                    <w:rPrChange w:id="156" w:author="Liu, Jun" w:date="2016-11-30T14:31:00Z">
                      <w:rPr>
                        <w:rFonts w:ascii="Cambria Math" w:hAnsi="Cambria Math"/>
                        <w:szCs w:val="24"/>
                      </w:rPr>
                    </w:rPrChange>
                  </w:rPr>
                  <m:t>c</m:t>
                </m:r>
              </m:sub>
            </m:sSub>
          </m:den>
        </m:f>
      </m:oMath>
      <w:r w:rsidR="00381EEB" w:rsidRPr="0008582E">
        <w:rPr>
          <w:rFonts w:ascii="Times New Roman" w:hAnsi="Times New Roman"/>
          <w:szCs w:val="24"/>
          <w:highlight w:val="yellow"/>
          <w:rPrChange w:id="157" w:author="Liu, Jun" w:date="2016-11-30T14:31:00Z">
            <w:rPr>
              <w:rFonts w:ascii="Times New Roman" w:hAnsi="Times New Roman"/>
              <w:szCs w:val="24"/>
            </w:rPr>
          </w:rPrChange>
        </w:rPr>
        <w:t xml:space="preserve">                            </w:t>
      </w:r>
      <w:r w:rsidR="00137034" w:rsidRPr="0008582E">
        <w:rPr>
          <w:rFonts w:ascii="Times New Roman" w:hAnsi="Times New Roman"/>
          <w:szCs w:val="24"/>
          <w:highlight w:val="yellow"/>
          <w:rPrChange w:id="158" w:author="Liu, Jun" w:date="2016-11-30T14:31:00Z">
            <w:rPr>
              <w:rFonts w:ascii="Times New Roman" w:hAnsi="Times New Roman"/>
              <w:szCs w:val="24"/>
            </w:rPr>
          </w:rPrChange>
        </w:rPr>
        <w:t>(</w:t>
      </w:r>
      <w:r w:rsidR="00106D71" w:rsidRPr="0008582E">
        <w:rPr>
          <w:rFonts w:ascii="Times New Roman" w:hAnsi="Times New Roman"/>
          <w:szCs w:val="24"/>
          <w:highlight w:val="yellow"/>
          <w:rPrChange w:id="159" w:author="Liu, Jun" w:date="2016-11-30T14:31:00Z">
            <w:rPr>
              <w:rFonts w:ascii="Times New Roman" w:hAnsi="Times New Roman"/>
              <w:szCs w:val="24"/>
            </w:rPr>
          </w:rPrChange>
        </w:rPr>
        <w:t>4</w:t>
      </w:r>
      <w:r w:rsidR="00381EEB" w:rsidRPr="0008582E">
        <w:rPr>
          <w:rFonts w:ascii="Times New Roman" w:hAnsi="Times New Roman"/>
          <w:szCs w:val="24"/>
          <w:highlight w:val="yellow"/>
          <w:rPrChange w:id="160" w:author="Liu, Jun" w:date="2016-11-30T14:31:00Z">
            <w:rPr>
              <w:rFonts w:ascii="Times New Roman" w:hAnsi="Times New Roman"/>
              <w:szCs w:val="24"/>
            </w:rPr>
          </w:rPrChange>
        </w:rPr>
        <w:t>)</w:t>
      </w:r>
    </w:p>
    <w:p w14:paraId="3AC4EB60" w14:textId="77777777" w:rsidR="00381EEB" w:rsidRPr="0008582E" w:rsidRDefault="00381EEB" w:rsidP="00381EEB">
      <w:pPr>
        <w:autoSpaceDE w:val="0"/>
        <w:autoSpaceDN w:val="0"/>
        <w:adjustRightInd w:val="0"/>
        <w:spacing w:after="0" w:line="360" w:lineRule="auto"/>
        <w:rPr>
          <w:rFonts w:ascii="Times New Roman" w:hAnsi="Times New Roman"/>
          <w:szCs w:val="24"/>
          <w:highlight w:val="yellow"/>
          <w:rPrChange w:id="161" w:author="Liu, Jun" w:date="2016-11-30T14:31:00Z">
            <w:rPr>
              <w:rFonts w:ascii="Times New Roman" w:hAnsi="Times New Roman"/>
              <w:szCs w:val="24"/>
            </w:rPr>
          </w:rPrChange>
        </w:rPr>
      </w:pPr>
      <w:r w:rsidRPr="0008582E">
        <w:rPr>
          <w:rFonts w:ascii="Times New Roman" w:hAnsi="Times New Roman"/>
          <w:szCs w:val="24"/>
          <w:highlight w:val="yellow"/>
          <w:rPrChange w:id="162" w:author="Liu, Jun" w:date="2016-11-30T14:31:00Z">
            <w:rPr>
              <w:rFonts w:ascii="Times New Roman" w:hAnsi="Times New Roman"/>
              <w:szCs w:val="24"/>
            </w:rPr>
          </w:rPrChange>
        </w:rPr>
        <w:t xml:space="preserve">where  </w:t>
      </w:r>
      <m:oMath>
        <m:sSub>
          <m:sSubPr>
            <m:ctrlPr>
              <w:rPr>
                <w:rFonts w:ascii="Cambria Math" w:hAnsi="Cambria Math"/>
                <w:i/>
                <w:szCs w:val="24"/>
                <w:highlight w:val="yellow"/>
                <w:rPrChange w:id="163" w:author="Liu, Jun" w:date="2016-11-30T14:31:00Z">
                  <w:rPr>
                    <w:rFonts w:ascii="Cambria Math" w:hAnsi="Cambria Math"/>
                    <w:i/>
                    <w:szCs w:val="24"/>
                  </w:rPr>
                </w:rPrChange>
              </w:rPr>
            </m:ctrlPr>
          </m:sSubPr>
          <m:e>
            <m:r>
              <w:rPr>
                <w:rFonts w:ascii="Cambria Math" w:hAnsi="Cambria Math"/>
                <w:szCs w:val="24"/>
                <w:highlight w:val="yellow"/>
                <w:rPrChange w:id="164" w:author="Liu, Jun" w:date="2016-11-30T14:31:00Z">
                  <w:rPr>
                    <w:rFonts w:ascii="Cambria Math" w:hAnsi="Cambria Math"/>
                    <w:szCs w:val="24"/>
                  </w:rPr>
                </w:rPrChange>
              </w:rPr>
              <m:t>density</m:t>
            </m:r>
          </m:e>
          <m:sub>
            <m:r>
              <w:rPr>
                <w:rFonts w:ascii="Cambria Math" w:hAnsi="Cambria Math"/>
                <w:szCs w:val="24"/>
                <w:highlight w:val="yellow"/>
                <w:rPrChange w:id="165" w:author="Liu, Jun" w:date="2016-11-30T14:31:00Z">
                  <w:rPr>
                    <w:rFonts w:ascii="Cambria Math" w:hAnsi="Cambria Math"/>
                    <w:szCs w:val="24"/>
                  </w:rPr>
                </w:rPrChange>
              </w:rPr>
              <m:t>c</m:t>
            </m:r>
          </m:sub>
        </m:sSub>
      </m:oMath>
      <w:r w:rsidRPr="0008582E">
        <w:rPr>
          <w:rFonts w:ascii="Times New Roman" w:hAnsi="Times New Roman"/>
          <w:szCs w:val="24"/>
          <w:highlight w:val="yellow"/>
          <w:rPrChange w:id="166" w:author="Liu, Jun" w:date="2016-11-30T14:31:00Z">
            <w:rPr>
              <w:rFonts w:ascii="Times New Roman" w:hAnsi="Times New Roman"/>
              <w:szCs w:val="24"/>
            </w:rPr>
          </w:rPrChange>
        </w:rPr>
        <w:t>is the density at the center of the field (9.5 plants/m</w:t>
      </w:r>
      <w:r w:rsidRPr="0008582E">
        <w:rPr>
          <w:rFonts w:ascii="Times New Roman" w:hAnsi="Times New Roman"/>
          <w:szCs w:val="24"/>
          <w:highlight w:val="yellow"/>
          <w:vertAlign w:val="superscript"/>
          <w:rPrChange w:id="167" w:author="Liu, Jun" w:date="2016-11-30T14:31:00Z">
            <w:rPr>
              <w:rFonts w:ascii="Times New Roman" w:hAnsi="Times New Roman"/>
              <w:szCs w:val="24"/>
              <w:vertAlign w:val="superscript"/>
            </w:rPr>
          </w:rPrChange>
        </w:rPr>
        <w:t>2</w:t>
      </w:r>
      <w:r w:rsidRPr="0008582E">
        <w:rPr>
          <w:rFonts w:ascii="Times New Roman" w:hAnsi="Times New Roman"/>
          <w:szCs w:val="24"/>
          <w:highlight w:val="yellow"/>
          <w:rPrChange w:id="168" w:author="Liu, Jun" w:date="2016-11-30T14:31:00Z">
            <w:rPr>
              <w:rFonts w:ascii="Times New Roman" w:hAnsi="Times New Roman"/>
              <w:szCs w:val="24"/>
            </w:rPr>
          </w:rPrChange>
        </w:rPr>
        <w:t>) as mentioned before and</w:t>
      </w:r>
    </w:p>
    <w:p w14:paraId="189469F0" w14:textId="75A260CE" w:rsidR="00C147B9" w:rsidRPr="006947B3" w:rsidRDefault="00407C58" w:rsidP="00056E9E">
      <w:pPr>
        <w:spacing w:line="480" w:lineRule="auto"/>
        <w:rPr>
          <w:rFonts w:ascii="Times New Roman" w:hAnsi="Times New Roman"/>
          <w:b/>
          <w:szCs w:val="24"/>
        </w:rPr>
      </w:pPr>
      <m:oMath>
        <m:sSub>
          <m:sSubPr>
            <m:ctrlPr>
              <w:rPr>
                <w:rFonts w:ascii="Cambria Math" w:hAnsi="Cambria Math"/>
                <w:i/>
                <w:szCs w:val="24"/>
                <w:highlight w:val="yellow"/>
                <w:rPrChange w:id="169" w:author="Liu, Jun" w:date="2016-11-30T14:31:00Z">
                  <w:rPr>
                    <w:rFonts w:ascii="Cambria Math" w:hAnsi="Cambria Math"/>
                    <w:i/>
                    <w:szCs w:val="24"/>
                  </w:rPr>
                </w:rPrChange>
              </w:rPr>
            </m:ctrlPr>
          </m:sSubPr>
          <m:e>
            <m:r>
              <w:rPr>
                <w:rFonts w:ascii="Cambria Math" w:hAnsi="Cambria Math"/>
                <w:szCs w:val="24"/>
                <w:highlight w:val="yellow"/>
                <w:rPrChange w:id="170" w:author="Liu, Jun" w:date="2016-11-30T14:31:00Z">
                  <w:rPr>
                    <w:rFonts w:ascii="Cambria Math" w:hAnsi="Cambria Math"/>
                    <w:szCs w:val="24"/>
                  </w:rPr>
                </w:rPrChange>
              </w:rPr>
              <m:t>density</m:t>
            </m:r>
          </m:e>
          <m:sub>
            <m:r>
              <w:rPr>
                <w:rFonts w:ascii="Cambria Math" w:hAnsi="Cambria Math"/>
                <w:szCs w:val="24"/>
                <w:highlight w:val="yellow"/>
                <w:rPrChange w:id="171" w:author="Liu, Jun" w:date="2016-11-30T14:31:00Z">
                  <w:rPr>
                    <w:rFonts w:ascii="Cambria Math" w:hAnsi="Cambria Math"/>
                    <w:szCs w:val="24"/>
                  </w:rPr>
                </w:rPrChange>
              </w:rPr>
              <m:t>i</m:t>
            </m:r>
          </m:sub>
        </m:sSub>
      </m:oMath>
      <w:r w:rsidR="00381EEB" w:rsidRPr="0008582E">
        <w:rPr>
          <w:rFonts w:ascii="Times New Roman" w:hAnsi="Times New Roman"/>
          <w:szCs w:val="24"/>
          <w:highlight w:val="yellow"/>
          <w:rPrChange w:id="172" w:author="Liu, Jun" w:date="2016-11-30T14:31:00Z">
            <w:rPr>
              <w:rFonts w:ascii="Times New Roman" w:hAnsi="Times New Roman"/>
              <w:szCs w:val="24"/>
            </w:rPr>
          </w:rPrChange>
        </w:rPr>
        <w:t xml:space="preserve"> is the density at the location i. The </w:t>
      </w:r>
      <w:r w:rsidR="00381EEB" w:rsidRPr="0008582E">
        <w:rPr>
          <w:rFonts w:ascii="Times New Roman" w:hAnsi="Times New Roman"/>
          <w:i/>
          <w:szCs w:val="24"/>
          <w:highlight w:val="yellow"/>
          <w:rPrChange w:id="173" w:author="Liu, Jun" w:date="2016-11-30T14:31:00Z">
            <w:rPr>
              <w:rFonts w:ascii="Times New Roman" w:hAnsi="Times New Roman"/>
              <w:i/>
              <w:szCs w:val="24"/>
            </w:rPr>
          </w:rPrChange>
        </w:rPr>
        <w:t>R</w:t>
      </w:r>
      <w:r w:rsidR="00381EEB" w:rsidRPr="0008582E">
        <w:rPr>
          <w:rFonts w:ascii="Times New Roman" w:hAnsi="Times New Roman"/>
          <w:szCs w:val="24"/>
          <w:highlight w:val="yellow"/>
          <w:rPrChange w:id="174" w:author="Liu, Jun" w:date="2016-11-30T14:31:00Z">
            <w:rPr>
              <w:rFonts w:ascii="Times New Roman" w:hAnsi="Times New Roman"/>
              <w:szCs w:val="24"/>
            </w:rPr>
          </w:rPrChange>
        </w:rPr>
        <w:t xml:space="preserve"> in equation 3 is the summation of</w:t>
      </w:r>
      <m:oMath>
        <m:r>
          <w:rPr>
            <w:rFonts w:ascii="Cambria Math" w:hAnsi="Cambria Math"/>
            <w:szCs w:val="24"/>
            <w:highlight w:val="yellow"/>
            <w:rPrChange w:id="175" w:author="Liu, Jun" w:date="2016-11-30T14:31:00Z">
              <w:rPr>
                <w:rFonts w:ascii="Cambria Math" w:hAnsi="Cambria Math"/>
                <w:szCs w:val="24"/>
              </w:rPr>
            </w:rPrChange>
          </w:rPr>
          <m:t xml:space="preserve"> ∆R</m:t>
        </m:r>
      </m:oMath>
      <w:r w:rsidR="00381EEB" w:rsidRPr="0008582E">
        <w:rPr>
          <w:rFonts w:ascii="Times New Roman" w:hAnsi="Times New Roman"/>
          <w:szCs w:val="24"/>
          <w:highlight w:val="yellow"/>
          <w:vertAlign w:val="subscript"/>
          <w:rPrChange w:id="176" w:author="Liu, Jun" w:date="2016-11-30T14:31:00Z">
            <w:rPr>
              <w:rFonts w:ascii="Times New Roman" w:hAnsi="Times New Roman"/>
              <w:szCs w:val="24"/>
              <w:vertAlign w:val="subscript"/>
            </w:rPr>
          </w:rPrChange>
        </w:rPr>
        <w:t>scaled, i</w:t>
      </w:r>
      <w:r w:rsidR="00381EEB" w:rsidRPr="0008582E">
        <w:rPr>
          <w:rFonts w:ascii="Times New Roman" w:hAnsi="Times New Roman"/>
          <w:szCs w:val="24"/>
          <w:highlight w:val="yellow"/>
          <w:rPrChange w:id="177" w:author="Liu, Jun" w:date="2016-11-30T14:31:00Z">
            <w:rPr>
              <w:rFonts w:ascii="Times New Roman" w:hAnsi="Times New Roman"/>
              <w:szCs w:val="24"/>
            </w:rPr>
          </w:rPrChange>
        </w:rPr>
        <w:t>.</w:t>
      </w:r>
    </w:p>
    <w:p w14:paraId="10B0DB81" w14:textId="56F27EFA"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eastAsia="SimSun" w:hAnsi="Times New Roman"/>
          <w:szCs w:val="24"/>
        </w:rPr>
      </w:pPr>
      <w:r w:rsidRPr="006947B3">
        <w:rPr>
          <w:rFonts w:ascii="Times New Roman" w:hAnsi="Times New Roman"/>
          <w:szCs w:val="24"/>
          <w:lang w:eastAsia="zh-CN"/>
        </w:rPr>
        <w:t xml:space="preserve">Correlation analyses were conducted to examine the effects of atmospheric parameters on </w:t>
      </w:r>
      <w:r w:rsidR="00523171" w:rsidRPr="006947B3">
        <w:rPr>
          <w:rFonts w:ascii="Times New Roman" w:hAnsi="Times New Roman"/>
          <w:szCs w:val="24"/>
          <w:lang w:eastAsia="zh-CN"/>
        </w:rPr>
        <w:t>seed</w:t>
      </w:r>
      <w:r w:rsidRPr="006947B3">
        <w:rPr>
          <w:rFonts w:ascii="Times New Roman" w:hAnsi="Times New Roman"/>
          <w:szCs w:val="24"/>
          <w:lang w:eastAsia="zh-CN"/>
        </w:rPr>
        <w:t xml:space="preserve"> dispersal parameters. Atmospheric parameters included u</w:t>
      </w:r>
      <w:r w:rsidRPr="006947B3">
        <w:rPr>
          <w:rFonts w:ascii="Times New Roman" w:hAnsi="Times New Roman"/>
          <w:szCs w:val="24"/>
          <w:lang w:eastAsia="zh-CN"/>
        </w:rPr>
        <w:sym w:font="Symbol" w:char="F02A"/>
      </w:r>
      <w:r w:rsidRPr="006947B3">
        <w:rPr>
          <w:rFonts w:ascii="Times New Roman" w:hAnsi="Times New Roman"/>
          <w:szCs w:val="24"/>
          <w:lang w:eastAsia="zh-CN"/>
        </w:rPr>
        <w:t>,</w:t>
      </w:r>
      <w:r w:rsidRPr="006947B3">
        <w:rPr>
          <w:rFonts w:ascii="Times New Roman" w:hAnsi="Times New Roman"/>
          <w:szCs w:val="24"/>
        </w:rPr>
        <w:t xml:space="preserve"> </w:t>
      </w:r>
      <w:r w:rsidRPr="006947B3">
        <w:rPr>
          <w:rFonts w:ascii="Times New Roman" w:hAnsi="Times New Roman"/>
          <w:i/>
          <w:szCs w:val="24"/>
        </w:rPr>
        <w:t>ξ</w:t>
      </w:r>
      <w:r w:rsidRPr="006947B3">
        <w:rPr>
          <w:rFonts w:ascii="Times New Roman" w:hAnsi="Times New Roman"/>
          <w:szCs w:val="24"/>
        </w:rPr>
        <w:t xml:space="preserve">(3.3) ,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SimSun" w:hAnsi="Times New Roman"/>
          <w:szCs w:val="24"/>
        </w:rPr>
        <w:t xml:space="preserve">(3.3),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Pr>
          <w:rFonts w:ascii="Times New Roman" w:hAnsi="Times New Roman"/>
          <w:szCs w:val="24"/>
        </w:rPr>
        <w:t xml:space="preserve"> (3.3) </w:t>
      </w:r>
      <w:r w:rsidRPr="006947B3">
        <w:rPr>
          <w:rFonts w:ascii="Times New Roman" w:hAnsi="Times New Roman"/>
          <w:szCs w:val="24"/>
          <w:lang w:eastAsia="zh-CN"/>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Pr>
          <w:rFonts w:ascii="Times New Roman" w:hAnsi="Times New Roman"/>
          <w:szCs w:val="24"/>
          <w:lang w:eastAsia="zh-CN"/>
        </w:rPr>
        <w:t>, solar radiation (SR)</w:t>
      </w:r>
      <w:r w:rsidR="005C34D2" w:rsidRPr="006947B3">
        <w:rPr>
          <w:rFonts w:ascii="Times New Roman" w:hAnsi="Times New Roman"/>
          <w:szCs w:val="24"/>
          <w:lang w:eastAsia="zh-CN"/>
        </w:rPr>
        <w:t>,</w:t>
      </w:r>
      <w:r w:rsidRPr="006947B3">
        <w:rPr>
          <w:rFonts w:ascii="Times New Roman" w:hAnsi="Times New Roman"/>
          <w:szCs w:val="24"/>
          <w:lang w:eastAsia="zh-CN"/>
        </w:rPr>
        <w:t xml:space="preserve"> and relative humidity (RH).  </w:t>
      </w:r>
      <w:r w:rsidR="001A274A" w:rsidRPr="006947B3">
        <w:rPr>
          <w:rFonts w:ascii="Times New Roman" w:hAnsi="Times New Roman"/>
          <w:szCs w:val="24"/>
          <w:lang w:eastAsia="zh-CN"/>
        </w:rPr>
        <w:t xml:space="preserve">Seed </w:t>
      </w:r>
      <w:r w:rsidRPr="006947B3">
        <w:rPr>
          <w:rFonts w:ascii="Times New Roman" w:hAnsi="Times New Roman"/>
          <w:szCs w:val="24"/>
          <w:lang w:eastAsia="zh-CN"/>
        </w:rPr>
        <w:t xml:space="preserve">dispersal parameters included </w:t>
      </w:r>
      <w:r w:rsidR="00B852F7" w:rsidRPr="006947B3">
        <w:rPr>
          <w:rFonts w:ascii="Times New Roman" w:hAnsi="Times New Roman"/>
          <w:szCs w:val="24"/>
          <w:lang w:eastAsia="zh-CN"/>
        </w:rPr>
        <w:t>seed</w:t>
      </w:r>
      <w:r w:rsidRPr="006947B3">
        <w:rPr>
          <w:rFonts w:ascii="Times New Roman" w:hAnsi="Times New Roman"/>
          <w:szCs w:val="24"/>
          <w:lang w:eastAsia="zh-CN"/>
        </w:rPr>
        <w:t xml:space="preserve"> concentration (C) and deposition (D) in the center of the field, IHF and source strength, </w:t>
      </w:r>
      <w:r w:rsidRPr="006947B3">
        <w:rPr>
          <w:rFonts w:ascii="Times New Roman" w:hAnsi="Times New Roman"/>
          <w:i/>
          <w:szCs w:val="24"/>
          <w:lang w:eastAsia="zh-CN"/>
        </w:rPr>
        <w:t>Q</w:t>
      </w:r>
      <w:r w:rsidRPr="006947B3">
        <w:rPr>
          <w:rFonts w:ascii="Times New Roman" w:hAnsi="Times New Roman"/>
          <w:i/>
          <w:szCs w:val="24"/>
          <w:vertAlign w:val="subscript"/>
          <w:lang w:eastAsia="zh-CN"/>
        </w:rPr>
        <w:t>o</w:t>
      </w:r>
      <w:r w:rsidRPr="006947B3">
        <w:rPr>
          <w:rFonts w:ascii="Times New Roman" w:hAnsi="Times New Roman"/>
          <w:szCs w:val="24"/>
          <w:vertAlign w:val="subscript"/>
          <w:lang w:eastAsia="zh-CN"/>
        </w:rPr>
        <w:t xml:space="preserve"> </w:t>
      </w:r>
      <w:r w:rsidRPr="006947B3">
        <w:rPr>
          <w:rFonts w:ascii="Times New Roman" w:hAnsi="Times New Roman"/>
          <w:szCs w:val="24"/>
          <w:lang w:eastAsia="zh-CN"/>
        </w:rPr>
        <w:t>(representing source production), the ratio of center concentration at different</w:t>
      </w:r>
      <w:r w:rsidR="00CA0B43" w:rsidRPr="006947B3">
        <w:rPr>
          <w:rFonts w:ascii="Times New Roman" w:hAnsi="Times New Roman"/>
          <w:szCs w:val="24"/>
          <w:lang w:eastAsia="zh-CN"/>
        </w:rPr>
        <w:t xml:space="preserve"> </w:t>
      </w:r>
      <w:r w:rsidRPr="006947B3">
        <w:rPr>
          <w:rFonts w:ascii="Times New Roman" w:hAnsi="Times New Roman"/>
          <w:szCs w:val="24"/>
          <w:lang w:eastAsia="zh-CN"/>
        </w:rPr>
        <w:t xml:space="preserve">heights </w:t>
      </w:r>
      <w:r w:rsidR="001A274A" w:rsidRPr="006947B3">
        <w:rPr>
          <w:rFonts w:ascii="Times New Roman" w:hAnsi="Times New Roman"/>
          <w:szCs w:val="24"/>
          <w:lang w:eastAsia="zh-CN"/>
        </w:rPr>
        <w:t>to</w:t>
      </w:r>
      <w:r w:rsidRPr="006947B3">
        <w:rPr>
          <w:rFonts w:ascii="Times New Roman" w:hAnsi="Times New Roman"/>
          <w:szCs w:val="24"/>
          <w:lang w:eastAsia="zh-CN"/>
        </w:rPr>
        <w:t xml:space="preserve"> the canopy height (</w:t>
      </w:r>
      <w:r w:rsidR="00B11D7E" w:rsidRPr="00D27C62">
        <w:rPr>
          <w:rFonts w:ascii="Times New Roman" w:hAnsi="Times New Roman"/>
          <w:szCs w:val="24"/>
          <w:highlight w:val="cyan"/>
          <w:lang w:eastAsia="zh-CN"/>
          <w:rPrChange w:id="178" w:author="Liu, Jun" w:date="2016-11-30T15:02:00Z">
            <w:rPr>
              <w:rFonts w:ascii="Times New Roman" w:hAnsi="Times New Roman"/>
              <w:szCs w:val="24"/>
              <w:lang w:eastAsia="zh-CN"/>
            </w:rPr>
          </w:rPrChange>
        </w:rPr>
        <w:t>seed</w:t>
      </w:r>
      <w:r w:rsidRPr="00D27C62">
        <w:rPr>
          <w:rFonts w:ascii="Times New Roman" w:hAnsi="Times New Roman"/>
          <w:szCs w:val="24"/>
          <w:highlight w:val="cyan"/>
          <w:lang w:eastAsia="zh-CN"/>
          <w:rPrChange w:id="179" w:author="Liu, Jun" w:date="2016-11-30T15:02:00Z">
            <w:rPr>
              <w:rFonts w:ascii="Times New Roman" w:hAnsi="Times New Roman"/>
              <w:szCs w:val="24"/>
              <w:lang w:eastAsia="zh-CN"/>
            </w:rPr>
          </w:rPrChange>
        </w:rPr>
        <w:t xml:space="preserve"> vertical transport</w:t>
      </w:r>
      <w:r w:rsidRPr="006947B3">
        <w:rPr>
          <w:rFonts w:ascii="Times New Roman" w:hAnsi="Times New Roman"/>
          <w:szCs w:val="24"/>
          <w:lang w:eastAsia="zh-CN"/>
        </w:rPr>
        <w:t xml:space="preserve">), the ratio of concentration at the field edge to that at the field center canopy height (horizontal transport), the ratio of  deposition at different </w:t>
      </w:r>
      <w:r w:rsidRPr="006947B3">
        <w:rPr>
          <w:rFonts w:ascii="Times New Roman" w:hAnsi="Times New Roman"/>
          <w:szCs w:val="24"/>
          <w:lang w:eastAsia="zh-CN"/>
        </w:rPr>
        <w:lastRenderedPageBreak/>
        <w:t xml:space="preserve">distances to </w:t>
      </w:r>
      <w:r w:rsidR="001C562F" w:rsidRPr="006947B3">
        <w:rPr>
          <w:rFonts w:ascii="Times New Roman" w:hAnsi="Times New Roman"/>
          <w:szCs w:val="24"/>
          <w:lang w:eastAsia="zh-CN"/>
        </w:rPr>
        <w:t>source strength</w:t>
      </w:r>
      <w:r w:rsidRPr="006947B3">
        <w:rPr>
          <w:rFonts w:ascii="Times New Roman" w:hAnsi="Times New Roman"/>
          <w:szCs w:val="24"/>
          <w:lang w:eastAsia="zh-CN"/>
        </w:rPr>
        <w:t xml:space="preserve"> (horizontal transport), the ratio of  balloon-measured concentration at different heights to the center concentration at canopy height (vertical transport), and the ratio of the balloon-measured concentration at different downwind distances to the center concentration at canopy height (horizontal transport).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 xml:space="preserve">The diurnal seed release followed </w:t>
      </w:r>
      <w:r w:rsidR="00436202" w:rsidRPr="00116680">
        <w:rPr>
          <w:rFonts w:ascii="Times New Roman" w:eastAsia="CMR12" w:hAnsi="Times New Roman"/>
          <w:szCs w:val="24"/>
          <w:highlight w:val="yellow"/>
          <w:rPrChange w:id="180" w:author="Liu, Jun" w:date="2016-11-30T14:54:00Z">
            <w:rPr>
              <w:rFonts w:ascii="Times New Roman" w:eastAsia="CMR12" w:hAnsi="Times New Roman"/>
              <w:szCs w:val="24"/>
            </w:rPr>
          </w:rPrChange>
        </w:rPr>
        <w:t>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w:t>
      </w:r>
      <w:r w:rsidR="00E84F16" w:rsidRPr="00CB67F0">
        <w:rPr>
          <w:rFonts w:ascii="Times New Roman" w:hAnsi="Times New Roman"/>
          <w:szCs w:val="24"/>
          <w:highlight w:val="yellow"/>
          <w:rPrChange w:id="181" w:author="Liu, Jun" w:date="2016-11-30T14:43:00Z">
            <w:rPr>
              <w:rFonts w:ascii="Times New Roman" w:hAnsi="Times New Roman"/>
              <w:szCs w:val="24"/>
            </w:rPr>
          </w:rPrChange>
        </w:rPr>
        <w:t>height followed a negative power function</w:t>
      </w:r>
      <w:r w:rsidR="00E84F16" w:rsidRPr="006947B3">
        <w:rPr>
          <w:rFonts w:ascii="Times New Roman" w:hAnsi="Times New Roman"/>
          <w:szCs w:val="24"/>
        </w:rPr>
        <w:t xml:space="preserve">.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lastRenderedPageBreak/>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7"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182" w:name="OLE_LINK12"/>
      <w:bookmarkStart w:id="183"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5pt;height:19.5pt" o:ole="">
            <v:imagedata r:id="rId18" o:title=""/>
          </v:shape>
          <o:OLEObject Type="Embed" ProgID="Equation.3" ShapeID="_x0000_i1029" DrawAspect="Content" ObjectID="_1542093408" r:id="rId19"/>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w:t>
      </w:r>
      <w:proofErr w:type="gramStart"/>
      <w:r w:rsidR="00106D71" w:rsidRPr="006947B3">
        <w:rPr>
          <w:rFonts w:ascii="Times New Roman" w:eastAsia="CMR12" w:hAnsi="Times New Roman"/>
          <w:szCs w:val="24"/>
        </w:rPr>
        <w:t xml:space="preserve">   (</w:t>
      </w:r>
      <w:proofErr w:type="gramEnd"/>
      <w:r w:rsidR="00106D71" w:rsidRPr="006947B3">
        <w:rPr>
          <w:rFonts w:ascii="Times New Roman" w:eastAsia="CMR12" w:hAnsi="Times New Roman"/>
          <w:szCs w:val="24"/>
        </w:rPr>
        <w:t>5)</w:t>
      </w:r>
    </w:p>
    <w:p w14:paraId="0FDB6936" w14:textId="7398D8DF" w:rsidR="00751D85" w:rsidRPr="00C17972" w:rsidRDefault="00E3652B" w:rsidP="00C17972">
      <w:pPr>
        <w:pStyle w:val="Heading3"/>
        <w:ind w:left="0" w:firstLine="0"/>
        <w:rPr>
          <w:rFonts w:ascii="Times New Roman" w:hAnsi="Times New Roman"/>
          <w:sz w:val="22"/>
          <w:szCs w:val="22"/>
        </w:rPr>
      </w:pPr>
      <w:r w:rsidRPr="00D27C62">
        <w:rPr>
          <w:rFonts w:ascii="Times New Roman" w:hAnsi="Times New Roman" w:cs="Times New Roman"/>
          <w:sz w:val="22"/>
          <w:szCs w:val="22"/>
          <w:highlight w:val="cyan"/>
          <w:rPrChange w:id="184" w:author="Liu, Jun" w:date="2016-11-30T15:02:00Z">
            <w:rPr>
              <w:rFonts w:ascii="Times New Roman" w:hAnsi="Times New Roman" w:cs="Times New Roman"/>
              <w:sz w:val="22"/>
              <w:szCs w:val="22"/>
            </w:rPr>
          </w:rPrChange>
        </w:rPr>
        <w:t>Seed</w:t>
      </w:r>
      <w:r w:rsidR="00751D85" w:rsidRPr="00D27C62">
        <w:rPr>
          <w:rFonts w:ascii="Times New Roman" w:hAnsi="Times New Roman" w:cs="Times New Roman"/>
          <w:sz w:val="22"/>
          <w:szCs w:val="22"/>
          <w:highlight w:val="cyan"/>
          <w:rPrChange w:id="185" w:author="Liu, Jun" w:date="2016-11-30T15:02:00Z">
            <w:rPr>
              <w:rFonts w:ascii="Times New Roman" w:hAnsi="Times New Roman" w:cs="Times New Roman"/>
              <w:sz w:val="22"/>
              <w:szCs w:val="22"/>
            </w:rPr>
          </w:rPrChange>
        </w:rPr>
        <w:t xml:space="preserve"> vertical transport</w:t>
      </w:r>
      <w:r w:rsidR="00751D85" w:rsidRPr="00C17972">
        <w:rPr>
          <w:rFonts w:ascii="Times New Roman" w:hAnsi="Times New Roman" w:cs="Times New Roman"/>
          <w:sz w:val="22"/>
          <w:szCs w:val="22"/>
        </w:rPr>
        <w:t xml:space="preserve"> </w:t>
      </w:r>
    </w:p>
    <w:bookmarkEnd w:id="182"/>
    <w:bookmarkEnd w:id="183"/>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D27C62">
        <w:rPr>
          <w:rFonts w:ascii="Times New Roman" w:hAnsi="Times New Roman"/>
          <w:szCs w:val="24"/>
          <w:highlight w:val="cyan"/>
          <w:rPrChange w:id="186" w:author="Liu, Jun" w:date="2016-11-30T15:03:00Z">
            <w:rPr>
              <w:rFonts w:ascii="Times New Roman" w:hAnsi="Times New Roman"/>
              <w:szCs w:val="24"/>
            </w:rPr>
          </w:rPrChange>
        </w:rPr>
        <w:t>Seed</w:t>
      </w:r>
      <w:r w:rsidR="00751D85" w:rsidRPr="00D27C62">
        <w:rPr>
          <w:rFonts w:ascii="Times New Roman" w:hAnsi="Times New Roman"/>
          <w:szCs w:val="24"/>
          <w:highlight w:val="cyan"/>
          <w:rPrChange w:id="187" w:author="Liu, Jun" w:date="2016-11-30T15:03:00Z">
            <w:rPr>
              <w:rFonts w:ascii="Times New Roman" w:hAnsi="Times New Roman"/>
              <w:szCs w:val="24"/>
            </w:rPr>
          </w:rPrChange>
        </w:rPr>
        <w:t xml:space="preserve"> vertical transport</w:t>
      </w:r>
      <w:r w:rsidR="00751D85" w:rsidRPr="006947B3">
        <w:rPr>
          <w:rFonts w:ascii="Times New Roman" w:hAnsi="Times New Roman"/>
          <w:szCs w:val="24"/>
        </w:rPr>
        <w:t xml:space="preserve">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407C58" w:rsidP="00C17972">
            <w:pPr>
              <w:jc w:val="left"/>
              <w:rPr>
                <w:rFonts w:ascii="Times New Roman" w:eastAsia="SimSu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eastAsia="SimSun"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407C58" w:rsidP="00C17972">
            <w:pPr>
              <w:jc w:val="left"/>
              <w:rPr>
                <w:rFonts w:ascii="Times New Roman" w:eastAsia="SimSu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407C58" w:rsidP="00C17972">
            <w:pPr>
              <w:jc w:val="left"/>
              <w:rPr>
                <w:rFonts w:ascii="Times New Roman" w:eastAsia="SimSu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eastAsia="SimSu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407C58"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eastAsia="SimSu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407C58"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13F48641" w14:textId="4133682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3</w:t>
      </w:r>
      <w:r w:rsidRPr="00C17972">
        <w:rPr>
          <w:rFonts w:ascii="Times New Roman" w:hAnsi="Times New Roman"/>
          <w:sz w:val="18"/>
          <w:szCs w:val="18"/>
        </w:rPr>
        <w:t xml:space="preserve">: Correlation coefficient (p value) of meteorological parameter and the ratio (concentration at different heights to canopy concentration at field center).   </w:t>
      </w:r>
      <w:r w:rsidR="00F7505C" w:rsidRPr="00F7505C">
        <w:rPr>
          <w:rFonts w:ascii="Times New Roman" w:hAnsi="Times New Roman"/>
          <w:sz w:val="18"/>
          <w:szCs w:val="18"/>
          <w:rPrChange w:id="188" w:author="Liu, Jun" w:date="2016-11-30T14:08:00Z">
            <w:rPr>
              <w:rFonts w:ascii="Times New Roman" w:hAnsi="Times New Roman"/>
              <w:sz w:val="18"/>
              <w:szCs w:val="18"/>
              <w:highlight w:val="yellow"/>
            </w:rPr>
          </w:rPrChange>
        </w:rPr>
        <w:t>Number is the p value,</w:t>
      </w:r>
      <w:r w:rsidR="00F7505C" w:rsidRPr="00F7505C">
        <w:rPr>
          <w:rPrChange w:id="189" w:author="Liu, Jun" w:date="2016-11-30T14:08:00Z">
            <w:rPr/>
          </w:rPrChange>
        </w:rPr>
        <w:t xml:space="preserve"> </w:t>
      </w:r>
      <w:r w:rsidR="00F7505C" w:rsidRPr="00F7505C">
        <w:rPr>
          <w:rFonts w:ascii="Times New Roman" w:hAnsi="Times New Roman"/>
          <w:sz w:val="18"/>
          <w:szCs w:val="18"/>
          <w:rPrChange w:id="190" w:author="Liu, Jun" w:date="2016-11-30T14:08:00Z">
            <w:rPr>
              <w:rFonts w:ascii="Times New Roman" w:hAnsi="Times New Roman"/>
              <w:sz w:val="18"/>
              <w:szCs w:val="18"/>
            </w:rPr>
          </w:rPrChange>
        </w:rPr>
        <w:t xml:space="preserve">* </w:t>
      </w:r>
      <w:del w:id="191" w:author="Liu, Jun" w:date="2016-11-30T14:11:00Z">
        <w:r w:rsidR="00F7505C" w:rsidRPr="00F7505C" w:rsidDel="008A2ABE">
          <w:rPr>
            <w:rFonts w:ascii="Times New Roman" w:hAnsi="Times New Roman"/>
            <w:sz w:val="18"/>
            <w:szCs w:val="18"/>
            <w:rPrChange w:id="192" w:author="Liu, Jun" w:date="2016-11-30T14:08:00Z">
              <w:rPr>
                <w:rFonts w:ascii="Times New Roman" w:hAnsi="Times New Roman"/>
                <w:sz w:val="18"/>
                <w:szCs w:val="18"/>
              </w:rPr>
            </w:rPrChange>
          </w:rPr>
          <w:delText xml:space="preserve">in the parentheses </w:delText>
        </w:r>
      </w:del>
      <w:r w:rsidR="00F7505C" w:rsidRPr="00F7505C">
        <w:rPr>
          <w:rFonts w:ascii="Times New Roman" w:hAnsi="Times New Roman"/>
          <w:sz w:val="18"/>
          <w:szCs w:val="18"/>
          <w:rPrChange w:id="193" w:author="Liu, Jun" w:date="2016-11-30T14:08:00Z">
            <w:rPr>
              <w:rFonts w:ascii="Times New Roman" w:hAnsi="Times New Roman"/>
              <w:sz w:val="18"/>
              <w:szCs w:val="18"/>
            </w:rPr>
          </w:rPrChange>
        </w:rPr>
        <w:t xml:space="preserve">means that the p value is less than 0.005, NS </w:t>
      </w:r>
      <w:del w:id="194" w:author="Liu, Jun" w:date="2016-11-30T14:11:00Z">
        <w:r w:rsidR="00F7505C" w:rsidRPr="00F7505C" w:rsidDel="008A2ABE">
          <w:rPr>
            <w:rFonts w:ascii="Times New Roman" w:hAnsi="Times New Roman"/>
            <w:sz w:val="18"/>
            <w:szCs w:val="18"/>
            <w:rPrChange w:id="195" w:author="Liu, Jun" w:date="2016-11-30T14:08:00Z">
              <w:rPr>
                <w:rFonts w:ascii="Times New Roman" w:hAnsi="Times New Roman"/>
                <w:sz w:val="18"/>
                <w:szCs w:val="18"/>
                <w:highlight w:val="yellow"/>
              </w:rPr>
            </w:rPrChange>
          </w:rPr>
          <w:delText>in</w:delText>
        </w:r>
        <w:r w:rsidRPr="00F7505C" w:rsidDel="008A2ABE">
          <w:rPr>
            <w:rFonts w:ascii="Times New Roman" w:hAnsi="Times New Roman"/>
            <w:sz w:val="18"/>
            <w:szCs w:val="18"/>
            <w:rPrChange w:id="196" w:author="Liu, Jun" w:date="2016-11-30T14:08:00Z">
              <w:rPr>
                <w:rFonts w:ascii="Times New Roman" w:hAnsi="Times New Roman"/>
                <w:sz w:val="18"/>
                <w:szCs w:val="18"/>
                <w:highlight w:val="yellow"/>
              </w:rPr>
            </w:rPrChange>
          </w:rPr>
          <w:delText xml:space="preserve"> the parentheses </w:delText>
        </w:r>
      </w:del>
      <w:r w:rsidR="00F7505C" w:rsidRPr="00F7505C">
        <w:rPr>
          <w:rFonts w:ascii="Times New Roman" w:hAnsi="Times New Roman"/>
          <w:sz w:val="18"/>
          <w:szCs w:val="18"/>
          <w:rPrChange w:id="197" w:author="Liu, Jun" w:date="2016-11-30T14:08:00Z">
            <w:rPr>
              <w:rFonts w:ascii="Times New Roman" w:hAnsi="Times New Roman"/>
              <w:sz w:val="18"/>
              <w:szCs w:val="18"/>
              <w:highlight w:val="yellow"/>
            </w:rPr>
          </w:rPrChange>
        </w:rPr>
        <w:t>means that the p value is not significant</w:t>
      </w:r>
      <w:r w:rsidRPr="00F7505C">
        <w:rPr>
          <w:rFonts w:ascii="Times New Roman" w:hAnsi="Times New Roman"/>
          <w:sz w:val="18"/>
          <w:szCs w:val="18"/>
          <w:rPrChange w:id="198" w:author="Liu, Jun" w:date="2016-11-30T14:08:00Z">
            <w:rPr>
              <w:rFonts w:ascii="Times New Roman" w:hAnsi="Times New Roman"/>
              <w:sz w:val="18"/>
              <w:szCs w:val="18"/>
              <w:highlight w:val="yellow"/>
            </w:rPr>
          </w:rPrChange>
        </w:rPr>
        <w:t>.</w:t>
      </w:r>
      <w:r w:rsidRPr="00F7505C">
        <w:rPr>
          <w:rFonts w:ascii="Times New Roman" w:hAnsi="Times New Roman"/>
          <w:sz w:val="18"/>
          <w:szCs w:val="18"/>
          <w:rPrChange w:id="199" w:author="Liu, Jun" w:date="2016-11-30T14:08:00Z">
            <w:rPr>
              <w:rFonts w:ascii="Times New Roman" w:hAnsi="Times New Roman"/>
              <w:sz w:val="18"/>
              <w:szCs w:val="18"/>
            </w:rPr>
          </w:rPrChange>
        </w:rPr>
        <w:t xml:space="preserve"> u*: friction velocity, m/s; </w:t>
      </w:r>
      <w:r w:rsidRPr="00F7505C">
        <w:rPr>
          <w:rFonts w:ascii="Times New Roman" w:hAnsi="Times New Roman"/>
          <w:i/>
          <w:sz w:val="18"/>
          <w:szCs w:val="18"/>
          <w:rPrChange w:id="200" w:author="Liu, Jun" w:date="2016-11-30T14:08:00Z">
            <w:rPr>
              <w:rFonts w:ascii="Times New Roman" w:hAnsi="Times New Roman"/>
              <w:i/>
              <w:sz w:val="18"/>
              <w:szCs w:val="18"/>
            </w:rPr>
          </w:rPrChange>
        </w:rPr>
        <w:t>ξ</w:t>
      </w:r>
      <w:r w:rsidRPr="00F7505C">
        <w:rPr>
          <w:rFonts w:ascii="Times New Roman" w:hAnsi="Times New Roman"/>
          <w:sz w:val="18"/>
          <w:szCs w:val="18"/>
          <w:rPrChange w:id="201" w:author="Liu, Jun" w:date="2016-11-30T14:08:00Z">
            <w:rPr>
              <w:rFonts w:ascii="Times New Roman" w:hAnsi="Times New Roman"/>
              <w:sz w:val="18"/>
              <w:szCs w:val="18"/>
            </w:rPr>
          </w:rPrChange>
        </w:rPr>
        <w:t xml:space="preserve">(3.3): atmospheric stability at anemometer height (3.3 m), unitless;  </w:t>
      </w:r>
      <m:oMath>
        <m:acc>
          <m:accPr>
            <m:chr m:val="̅"/>
            <m:ctrlPr>
              <w:rPr>
                <w:rFonts w:ascii="Cambria Math" w:hAnsi="Cambria Math"/>
                <w:i/>
                <w:sz w:val="18"/>
                <w:szCs w:val="18"/>
                <w:rPrChange w:id="202" w:author="Liu, Jun" w:date="2016-11-30T14:08:00Z">
                  <w:rPr>
                    <w:rFonts w:ascii="Cambria Math" w:hAnsi="Cambria Math"/>
                    <w:i/>
                    <w:sz w:val="18"/>
                    <w:szCs w:val="18"/>
                  </w:rPr>
                </w:rPrChange>
              </w:rPr>
            </m:ctrlPr>
          </m:accPr>
          <m:e>
            <m:r>
              <w:rPr>
                <w:rFonts w:ascii="Cambria Math" w:hAnsi="Cambria Math"/>
                <w:sz w:val="18"/>
                <w:szCs w:val="18"/>
                <w:rPrChange w:id="203" w:author="Liu, Jun" w:date="2016-11-30T14:08:00Z">
                  <w:rPr>
                    <w:rFonts w:ascii="Cambria Math" w:hAnsi="Cambria Math"/>
                    <w:sz w:val="18"/>
                    <w:szCs w:val="18"/>
                  </w:rPr>
                </w:rPrChange>
              </w:rPr>
              <m:t>u</m:t>
            </m:r>
          </m:e>
        </m:acc>
        <m:r>
          <w:rPr>
            <w:rFonts w:ascii="Cambria Math" w:hAnsi="Cambria Math"/>
            <w:sz w:val="18"/>
            <w:szCs w:val="18"/>
            <w:rPrChange w:id="204" w:author="Liu, Jun" w:date="2016-11-30T14:08:00Z">
              <w:rPr>
                <w:rFonts w:ascii="Cambria Math" w:hAnsi="Cambria Math"/>
                <w:sz w:val="18"/>
                <w:szCs w:val="18"/>
              </w:rPr>
            </w:rPrChange>
          </w:rPr>
          <m:t>(3.3)</m:t>
        </m:r>
      </m:oMath>
      <w:r w:rsidRPr="00F7505C">
        <w:rPr>
          <w:rFonts w:ascii="Times New Roman" w:hAnsi="Times New Roman"/>
          <w:sz w:val="18"/>
          <w:szCs w:val="18"/>
          <w:rPrChange w:id="205" w:author="Liu, Jun" w:date="2016-11-30T14:08:00Z">
            <w:rPr>
              <w:rFonts w:ascii="Times New Roman" w:hAnsi="Times New Roman"/>
              <w:sz w:val="18"/>
              <w:szCs w:val="18"/>
            </w:rPr>
          </w:rPrChange>
        </w:rPr>
        <w:t xml:space="preserve"> : mean wind speed at anemometer</w:t>
      </w:r>
      <w:r w:rsidRPr="00C17972">
        <w:rPr>
          <w:rFonts w:ascii="Times New Roman" w:hAnsi="Times New Roman"/>
          <w:sz w:val="18"/>
          <w:szCs w:val="18"/>
        </w:rPr>
        <w:t xml:space="preserve">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 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407C58"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eastAsia="SimSun"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407C58"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eastAsia="SimSu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407C58"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eastAsia="SimSu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eastAsia="SimSu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206"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206"/>
    <w:p w14:paraId="152140C7" w14:textId="5B19245C" w:rsidR="003C6231" w:rsidRPr="004E68BD" w:rsidRDefault="00751D85" w:rsidP="00C437CA">
      <w:pPr>
        <w:autoSpaceDE w:val="0"/>
        <w:autoSpaceDN w:val="0"/>
        <w:adjustRightInd w:val="0"/>
        <w:spacing w:after="0" w:line="480" w:lineRule="auto"/>
        <w:ind w:firstLine="720"/>
        <w:rPr>
          <w:rFonts w:ascii="Times New Roman" w:hAnsi="Times New Roman"/>
          <w:szCs w:val="24"/>
          <w:highlight w:val="yellow"/>
          <w:rPrChange w:id="207" w:author="Liu, Jun" w:date="2016-11-30T15:17:00Z">
            <w:rPr>
              <w:rFonts w:ascii="Times New Roman" w:hAnsi="Times New Roman"/>
              <w:szCs w:val="24"/>
            </w:rPr>
          </w:rPrChange>
        </w:rPr>
      </w:pPr>
      <w:r w:rsidRPr="006947B3">
        <w:rPr>
          <w:rFonts w:ascii="Times New Roman" w:hAnsi="Times New Roman"/>
          <w:szCs w:val="24"/>
        </w:rPr>
        <w:t xml:space="preserve">From the source field to the source edge, the </w:t>
      </w:r>
      <w:r w:rsidR="0020574A" w:rsidRPr="00D27C62">
        <w:rPr>
          <w:rFonts w:ascii="Times New Roman" w:hAnsi="Times New Roman"/>
          <w:szCs w:val="24"/>
          <w:highlight w:val="cyan"/>
          <w:rPrChange w:id="208" w:author="Liu, Jun" w:date="2016-11-30T15:04:00Z">
            <w:rPr>
              <w:rFonts w:ascii="Times New Roman" w:hAnsi="Times New Roman"/>
              <w:szCs w:val="24"/>
            </w:rPr>
          </w:rPrChange>
        </w:rPr>
        <w:t>seed</w:t>
      </w:r>
      <w:r w:rsidRPr="00D27C62">
        <w:rPr>
          <w:rFonts w:ascii="Times New Roman" w:hAnsi="Times New Roman"/>
          <w:szCs w:val="24"/>
          <w:highlight w:val="cyan"/>
          <w:rPrChange w:id="209" w:author="Liu, Jun" w:date="2016-11-30T15:04:00Z">
            <w:rPr>
              <w:rFonts w:ascii="Times New Roman" w:hAnsi="Times New Roman"/>
              <w:szCs w:val="24"/>
            </w:rPr>
          </w:rPrChange>
        </w:rPr>
        <w:t xml:space="preserve"> horizontal transport</w:t>
      </w:r>
      <w:r w:rsidRPr="006947B3">
        <w:rPr>
          <w:rFonts w:ascii="Times New Roman" w:hAnsi="Times New Roman"/>
          <w:szCs w:val="24"/>
        </w:rPr>
        <w:t xml:space="preserve">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4E68BD">
        <w:rPr>
          <w:rFonts w:ascii="Times New Roman" w:hAnsi="Times New Roman"/>
          <w:szCs w:val="24"/>
          <w:highlight w:val="yellow"/>
          <w:rPrChange w:id="210" w:author="Liu, Jun" w:date="2016-11-30T15:17:00Z">
            <w:rPr>
              <w:rFonts w:ascii="Times New Roman" w:hAnsi="Times New Roman"/>
              <w:szCs w:val="24"/>
            </w:rPr>
          </w:rPrChange>
        </w:rPr>
        <w:t>As expected, this implies that stronger horizontal w</w:t>
      </w:r>
      <w:r w:rsidR="00DE283C" w:rsidRPr="004E68BD">
        <w:rPr>
          <w:rFonts w:ascii="Times New Roman" w:hAnsi="Times New Roman"/>
          <w:szCs w:val="24"/>
          <w:highlight w:val="yellow"/>
          <w:rPrChange w:id="211" w:author="Liu, Jun" w:date="2016-11-30T15:17:00Z">
            <w:rPr>
              <w:rFonts w:ascii="Times New Roman" w:hAnsi="Times New Roman"/>
              <w:szCs w:val="24"/>
            </w:rPr>
          </w:rPrChange>
        </w:rPr>
        <w:t>ind can bring more source seed</w:t>
      </w:r>
      <w:r w:rsidR="00B8627A" w:rsidRPr="004E68BD">
        <w:rPr>
          <w:rFonts w:ascii="Times New Roman" w:hAnsi="Times New Roman"/>
          <w:szCs w:val="24"/>
          <w:highlight w:val="yellow"/>
          <w:rPrChange w:id="212" w:author="Liu, Jun" w:date="2016-11-30T15:17:00Z">
            <w:rPr>
              <w:rFonts w:ascii="Times New Roman" w:hAnsi="Times New Roman"/>
              <w:szCs w:val="24"/>
            </w:rPr>
          </w:rPrChange>
        </w:rPr>
        <w:t>s</w:t>
      </w:r>
      <w:r w:rsidR="00141851" w:rsidRPr="004E68BD">
        <w:rPr>
          <w:rFonts w:ascii="Times New Roman" w:hAnsi="Times New Roman"/>
          <w:szCs w:val="24"/>
          <w:highlight w:val="yellow"/>
          <w:rPrChange w:id="213" w:author="Liu, Jun" w:date="2016-11-30T15:17:00Z">
            <w:rPr>
              <w:rFonts w:ascii="Times New Roman" w:hAnsi="Times New Roman"/>
              <w:szCs w:val="24"/>
            </w:rPr>
          </w:rPrChange>
        </w:rPr>
        <w:t xml:space="preserve"> to the field edge</w:t>
      </w:r>
      <w:r w:rsidR="003C6231" w:rsidRPr="004E68BD">
        <w:rPr>
          <w:rFonts w:ascii="Times New Roman" w:hAnsi="Times New Roman"/>
          <w:szCs w:val="24"/>
          <w:highlight w:val="yellow"/>
          <w:rPrChange w:id="214" w:author="Liu, Jun" w:date="2016-11-30T15:17:00Z">
            <w:rPr>
              <w:rFonts w:ascii="Times New Roman" w:hAnsi="Times New Roman"/>
              <w:szCs w:val="24"/>
            </w:rPr>
          </w:rPrChange>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4E68BD">
        <w:rPr>
          <w:rFonts w:ascii="Times New Roman" w:hAnsi="Times New Roman"/>
          <w:szCs w:val="24"/>
          <w:highlight w:val="yellow"/>
          <w:rPrChange w:id="215" w:author="Liu, Jun" w:date="2016-11-30T15:17:00Z">
            <w:rPr>
              <w:rFonts w:ascii="Times New Roman" w:hAnsi="Times New Roman"/>
              <w:szCs w:val="24"/>
            </w:rPr>
          </w:rPrChange>
        </w:rPr>
        <w:t>A</w:t>
      </w:r>
      <w:r w:rsidR="003F7093" w:rsidRPr="004E68BD">
        <w:rPr>
          <w:rFonts w:ascii="Times New Roman" w:hAnsi="Times New Roman"/>
          <w:szCs w:val="24"/>
          <w:highlight w:val="yellow"/>
          <w:rPrChange w:id="216" w:author="Liu, Jun" w:date="2016-11-30T15:17:00Z">
            <w:rPr>
              <w:rFonts w:ascii="Times New Roman" w:hAnsi="Times New Roman"/>
              <w:szCs w:val="24"/>
            </w:rPr>
          </w:rPrChange>
        </w:rPr>
        <w:t>t further distances (0-5</w:t>
      </w:r>
      <w:r w:rsidR="001C6381" w:rsidRPr="004E68BD">
        <w:rPr>
          <w:rFonts w:ascii="Times New Roman" w:hAnsi="Times New Roman"/>
          <w:szCs w:val="24"/>
          <w:highlight w:val="yellow"/>
          <w:rPrChange w:id="217" w:author="Liu, Jun" w:date="2016-11-30T15:17:00Z">
            <w:rPr>
              <w:rFonts w:ascii="Times New Roman" w:hAnsi="Times New Roman"/>
              <w:szCs w:val="24"/>
            </w:rPr>
          </w:rPrChange>
        </w:rPr>
        <w:t>0</w:t>
      </w:r>
      <w:r w:rsidR="003F7093" w:rsidRPr="004E68BD">
        <w:rPr>
          <w:rFonts w:ascii="Times New Roman" w:hAnsi="Times New Roman"/>
          <w:szCs w:val="24"/>
          <w:highlight w:val="yellow"/>
          <w:rPrChange w:id="218" w:author="Liu, Jun" w:date="2016-11-30T15:17:00Z">
            <w:rPr>
              <w:rFonts w:ascii="Times New Roman" w:hAnsi="Times New Roman"/>
              <w:szCs w:val="24"/>
            </w:rPr>
          </w:rPrChange>
        </w:rPr>
        <w:t xml:space="preserve"> m)</w:t>
      </w:r>
      <w:r w:rsidR="00923422" w:rsidRPr="004E68BD">
        <w:rPr>
          <w:rFonts w:ascii="Times New Roman" w:hAnsi="Times New Roman"/>
          <w:szCs w:val="24"/>
          <w:highlight w:val="yellow"/>
          <w:rPrChange w:id="219" w:author="Liu, Jun" w:date="2016-11-30T15:17:00Z">
            <w:rPr>
              <w:rFonts w:ascii="Times New Roman" w:hAnsi="Times New Roman"/>
              <w:szCs w:val="24"/>
            </w:rPr>
          </w:rPrChange>
        </w:rPr>
        <w:t xml:space="preserve">, </w:t>
      </w:r>
      <w:r w:rsidR="00D07673" w:rsidRPr="004E68BD">
        <w:rPr>
          <w:rFonts w:ascii="Times New Roman" w:hAnsi="Times New Roman"/>
          <w:szCs w:val="24"/>
          <w:highlight w:val="yellow"/>
          <w:rPrChange w:id="220" w:author="Liu, Jun" w:date="2016-11-30T15:17:00Z">
            <w:rPr>
              <w:rFonts w:ascii="Times New Roman" w:hAnsi="Times New Roman"/>
              <w:szCs w:val="24"/>
            </w:rPr>
          </w:rPrChange>
        </w:rPr>
        <w:t>seed</w:t>
      </w:r>
      <w:r w:rsidR="00134947" w:rsidRPr="004E68BD">
        <w:rPr>
          <w:rFonts w:ascii="Times New Roman" w:hAnsi="Times New Roman"/>
          <w:szCs w:val="24"/>
          <w:highlight w:val="yellow"/>
          <w:rPrChange w:id="221" w:author="Liu, Jun" w:date="2016-11-30T15:17:00Z">
            <w:rPr>
              <w:rFonts w:ascii="Times New Roman" w:hAnsi="Times New Roman"/>
              <w:szCs w:val="24"/>
            </w:rPr>
          </w:rPrChange>
        </w:rPr>
        <w:t xml:space="preserve"> conc</w:t>
      </w:r>
      <w:r w:rsidR="00F80577" w:rsidRPr="004E68BD">
        <w:rPr>
          <w:rFonts w:ascii="Times New Roman" w:hAnsi="Times New Roman"/>
          <w:szCs w:val="24"/>
          <w:highlight w:val="yellow"/>
          <w:rPrChange w:id="222" w:author="Liu, Jun" w:date="2016-11-30T15:17:00Z">
            <w:rPr>
              <w:rFonts w:ascii="Times New Roman" w:hAnsi="Times New Roman"/>
              <w:szCs w:val="24"/>
            </w:rPr>
          </w:rPrChange>
        </w:rPr>
        <w:t>en</w:t>
      </w:r>
      <w:r w:rsidR="00134947" w:rsidRPr="004E68BD">
        <w:rPr>
          <w:rFonts w:ascii="Times New Roman" w:hAnsi="Times New Roman"/>
          <w:szCs w:val="24"/>
          <w:highlight w:val="yellow"/>
          <w:rPrChange w:id="223" w:author="Liu, Jun" w:date="2016-11-30T15:17:00Z">
            <w:rPr>
              <w:rFonts w:ascii="Times New Roman" w:hAnsi="Times New Roman"/>
              <w:szCs w:val="24"/>
            </w:rPr>
          </w:rPrChange>
        </w:rPr>
        <w:t xml:space="preserve">tration was </w:t>
      </w:r>
      <w:r w:rsidR="000A1AA6" w:rsidRPr="004E68BD">
        <w:rPr>
          <w:rFonts w:ascii="Times New Roman" w:hAnsi="Times New Roman"/>
          <w:szCs w:val="24"/>
          <w:highlight w:val="yellow"/>
          <w:rPrChange w:id="224" w:author="Liu, Jun" w:date="2016-11-30T15:17:00Z">
            <w:rPr>
              <w:rFonts w:ascii="Times New Roman" w:hAnsi="Times New Roman"/>
              <w:szCs w:val="24"/>
            </w:rPr>
          </w:rPrChange>
        </w:rPr>
        <w:t>positively</w:t>
      </w:r>
      <w:r w:rsidR="00134947" w:rsidRPr="004E68BD">
        <w:rPr>
          <w:rFonts w:ascii="Times New Roman" w:hAnsi="Times New Roman"/>
          <w:szCs w:val="24"/>
          <w:highlight w:val="yellow"/>
          <w:rPrChange w:id="225" w:author="Liu, Jun" w:date="2016-11-30T15:17:00Z">
            <w:rPr>
              <w:rFonts w:ascii="Times New Roman" w:hAnsi="Times New Roman"/>
              <w:szCs w:val="24"/>
            </w:rPr>
          </w:rPrChange>
        </w:rPr>
        <w:t xml:space="preserve"> </w:t>
      </w:r>
      <w:r w:rsidR="0004075B" w:rsidRPr="004E68BD">
        <w:rPr>
          <w:rFonts w:ascii="Times New Roman" w:hAnsi="Times New Roman"/>
          <w:szCs w:val="24"/>
          <w:highlight w:val="yellow"/>
          <w:rPrChange w:id="226" w:author="Liu, Jun" w:date="2016-11-30T15:17:00Z">
            <w:rPr>
              <w:rFonts w:ascii="Times New Roman" w:hAnsi="Times New Roman"/>
              <w:szCs w:val="24"/>
            </w:rPr>
          </w:rPrChange>
        </w:rPr>
        <w:t>related to wind speed and u*</w:t>
      </w:r>
      <w:r w:rsidR="00614EF0" w:rsidRPr="004E68BD">
        <w:rPr>
          <w:rFonts w:ascii="Times New Roman" w:hAnsi="Times New Roman"/>
          <w:szCs w:val="24"/>
          <w:highlight w:val="yellow"/>
          <w:rPrChange w:id="227" w:author="Liu, Jun" w:date="2016-11-30T15:17:00Z">
            <w:rPr>
              <w:rFonts w:ascii="Times New Roman" w:hAnsi="Times New Roman"/>
              <w:szCs w:val="24"/>
            </w:rPr>
          </w:rPrChange>
        </w:rPr>
        <w:t xml:space="preserve"> and negatively correlated to</w:t>
      </w:r>
      <w:r w:rsidR="0004075B" w:rsidRPr="004E68BD">
        <w:rPr>
          <w:rFonts w:ascii="Times New Roman" w:hAnsi="Times New Roman"/>
          <w:szCs w:val="24"/>
          <w:highlight w:val="yellow"/>
          <w:rPrChange w:id="228" w:author="Liu, Jun" w:date="2016-11-30T15:17:00Z">
            <w:rPr>
              <w:rFonts w:ascii="Times New Roman" w:hAnsi="Times New Roman"/>
              <w:szCs w:val="24"/>
            </w:rPr>
          </w:rPrChange>
        </w:rPr>
        <w:t xml:space="preserve"> vertical wind velocity</w:t>
      </w:r>
      <w:r w:rsidR="006379BF" w:rsidRPr="004E68BD">
        <w:rPr>
          <w:rFonts w:ascii="Times New Roman" w:hAnsi="Times New Roman"/>
          <w:szCs w:val="24"/>
          <w:highlight w:val="yellow"/>
          <w:rPrChange w:id="229" w:author="Liu, Jun" w:date="2016-11-30T15:17:00Z">
            <w:rPr>
              <w:rFonts w:ascii="Times New Roman" w:hAnsi="Times New Roman"/>
              <w:szCs w:val="24"/>
            </w:rPr>
          </w:rPrChange>
        </w:rPr>
        <w:t xml:space="preserve"> (Tab</w:t>
      </w:r>
      <w:r w:rsidR="00207BF7" w:rsidRPr="004E68BD">
        <w:rPr>
          <w:rFonts w:ascii="Times New Roman" w:hAnsi="Times New Roman"/>
          <w:szCs w:val="24"/>
          <w:highlight w:val="yellow"/>
          <w:rPrChange w:id="230" w:author="Liu, Jun" w:date="2016-11-30T15:17:00Z">
            <w:rPr>
              <w:rFonts w:ascii="Times New Roman" w:hAnsi="Times New Roman"/>
              <w:szCs w:val="24"/>
            </w:rPr>
          </w:rPrChange>
        </w:rPr>
        <w:t>le</w:t>
      </w:r>
      <w:r w:rsidR="006379BF" w:rsidRPr="004E68BD">
        <w:rPr>
          <w:rFonts w:ascii="Times New Roman" w:hAnsi="Times New Roman"/>
          <w:szCs w:val="24"/>
          <w:highlight w:val="yellow"/>
          <w:rPrChange w:id="231" w:author="Liu, Jun" w:date="2016-11-30T15:17:00Z">
            <w:rPr>
              <w:rFonts w:ascii="Times New Roman" w:hAnsi="Times New Roman"/>
              <w:szCs w:val="24"/>
            </w:rPr>
          </w:rPrChange>
        </w:rPr>
        <w:t xml:space="preserve"> 4)</w:t>
      </w:r>
      <w:r w:rsidR="0004075B" w:rsidRPr="004E68BD">
        <w:rPr>
          <w:rFonts w:ascii="Times New Roman" w:hAnsi="Times New Roman"/>
          <w:szCs w:val="24"/>
          <w:highlight w:val="yellow"/>
          <w:rPrChange w:id="232" w:author="Liu, Jun" w:date="2016-11-30T15:17:00Z">
            <w:rPr>
              <w:rFonts w:ascii="Times New Roman" w:hAnsi="Times New Roman"/>
              <w:szCs w:val="24"/>
            </w:rPr>
          </w:rPrChange>
        </w:rPr>
        <w:t>.</w:t>
      </w:r>
      <w:r w:rsidR="00283565" w:rsidRPr="006947B3">
        <w:rPr>
          <w:rFonts w:ascii="Times New Roman" w:hAnsi="Times New Roman"/>
          <w:szCs w:val="24"/>
        </w:rPr>
        <w:t xml:space="preserve"> </w:t>
      </w:r>
      <w:r w:rsidR="00ED2DDB" w:rsidRPr="004E68BD">
        <w:rPr>
          <w:rFonts w:ascii="Times New Roman" w:hAnsi="Times New Roman"/>
          <w:color w:val="FF0000"/>
          <w:szCs w:val="24"/>
          <w:rPrChange w:id="233" w:author="Liu, Jun" w:date="2016-11-30T15:23:00Z">
            <w:rPr>
              <w:rFonts w:ascii="Times New Roman" w:hAnsi="Times New Roman"/>
              <w:szCs w:val="24"/>
            </w:rPr>
          </w:rPrChange>
        </w:rPr>
        <w:t>This implies that s</w:t>
      </w:r>
      <w:r w:rsidR="00283565" w:rsidRPr="004E68BD">
        <w:rPr>
          <w:rFonts w:ascii="Times New Roman" w:hAnsi="Times New Roman"/>
          <w:color w:val="FF0000"/>
          <w:szCs w:val="24"/>
          <w:rPrChange w:id="234" w:author="Liu, Jun" w:date="2016-11-30T15:23:00Z">
            <w:rPr>
              <w:rFonts w:ascii="Times New Roman" w:hAnsi="Times New Roman"/>
              <w:szCs w:val="24"/>
            </w:rPr>
          </w:rPrChange>
        </w:rPr>
        <w:t xml:space="preserve">tronger wind </w:t>
      </w:r>
      <w:bookmarkStart w:id="235" w:name="_GoBack"/>
      <w:r w:rsidR="00732D0A" w:rsidRPr="004E68BD">
        <w:rPr>
          <w:rFonts w:ascii="Times New Roman" w:hAnsi="Times New Roman"/>
          <w:color w:val="FF0000"/>
          <w:szCs w:val="24"/>
          <w:rPrChange w:id="236" w:author="Liu, Jun" w:date="2016-11-30T15:23:00Z">
            <w:rPr>
              <w:rFonts w:ascii="Times New Roman" w:hAnsi="Times New Roman"/>
              <w:szCs w:val="24"/>
            </w:rPr>
          </w:rPrChange>
        </w:rPr>
        <w:t xml:space="preserve">and weaker vertical wind </w:t>
      </w:r>
      <w:bookmarkEnd w:id="235"/>
      <w:r w:rsidR="00ED2DDB" w:rsidRPr="004E68BD">
        <w:rPr>
          <w:rFonts w:ascii="Times New Roman" w:hAnsi="Times New Roman"/>
          <w:color w:val="FF0000"/>
          <w:szCs w:val="24"/>
          <w:rPrChange w:id="237" w:author="Liu, Jun" w:date="2016-11-30T15:23:00Z">
            <w:rPr>
              <w:rFonts w:ascii="Times New Roman" w:hAnsi="Times New Roman"/>
              <w:szCs w:val="24"/>
            </w:rPr>
          </w:rPrChange>
        </w:rPr>
        <w:t xml:space="preserve">may have </w:t>
      </w:r>
      <w:r w:rsidR="00996668" w:rsidRPr="004E68BD">
        <w:rPr>
          <w:rFonts w:ascii="Times New Roman" w:hAnsi="Times New Roman"/>
          <w:color w:val="FF0000"/>
          <w:szCs w:val="24"/>
          <w:rPrChange w:id="238" w:author="Liu, Jun" w:date="2016-11-30T15:23:00Z">
            <w:rPr>
              <w:rFonts w:ascii="Times New Roman" w:hAnsi="Times New Roman"/>
              <w:szCs w:val="24"/>
            </w:rPr>
          </w:rPrChange>
        </w:rPr>
        <w:t>transported</w:t>
      </w:r>
      <w:r w:rsidR="00ED2DDB" w:rsidRPr="004E68BD">
        <w:rPr>
          <w:rFonts w:ascii="Times New Roman" w:hAnsi="Times New Roman"/>
          <w:color w:val="FF0000"/>
          <w:szCs w:val="24"/>
          <w:rPrChange w:id="239" w:author="Liu, Jun" w:date="2016-11-30T15:23:00Z">
            <w:rPr>
              <w:rFonts w:ascii="Times New Roman" w:hAnsi="Times New Roman"/>
              <w:szCs w:val="24"/>
            </w:rPr>
          </w:rPrChange>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407C58" w:rsidP="00576337">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eastAsia="SimSun" w:hAnsi="Times New Roman"/>
                <w:b/>
                <w:sz w:val="18"/>
                <w:szCs w:val="18"/>
              </w:rPr>
            </w:pPr>
            <w:r w:rsidRPr="00576337">
              <w:rPr>
                <w:rFonts w:ascii="Times New Roman" w:eastAsia="SimSu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407C58"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407C58" w:rsidP="00576337">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eastAsia="SimSu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407C58" w:rsidP="00576337">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eastAsia="SimSu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407C58"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eastAsia="SimSu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407C58"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eastAsia="SimSun"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407C58"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eastAsia="SimSu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407C58"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eastAsia="SimSu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eastAsia="SimSu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w:t>
      </w:r>
      <w:r w:rsidR="006F2005" w:rsidRPr="00CB67F0">
        <w:rPr>
          <w:rFonts w:ascii="Times New Roman" w:eastAsia="CMR12" w:hAnsi="Times New Roman"/>
          <w:szCs w:val="24"/>
          <w:highlight w:val="yellow"/>
          <w:rPrChange w:id="240" w:author="Liu, Jun" w:date="2016-11-30T14:41:00Z">
            <w:rPr>
              <w:rFonts w:ascii="Times New Roman" w:eastAsia="CMR12" w:hAnsi="Times New Roman"/>
              <w:szCs w:val="24"/>
            </w:rPr>
          </w:rPrChange>
        </w:rPr>
        <w:t xml:space="preserve">The </w:t>
      </w:r>
      <w:r w:rsidR="00050C39" w:rsidRPr="00CB67F0">
        <w:rPr>
          <w:rFonts w:ascii="Times New Roman" w:eastAsia="CMR12" w:hAnsi="Times New Roman"/>
          <w:szCs w:val="24"/>
          <w:highlight w:val="yellow"/>
          <w:rPrChange w:id="241" w:author="Liu, Jun" w:date="2016-11-30T14:41:00Z">
            <w:rPr>
              <w:rFonts w:ascii="Times New Roman" w:eastAsia="CMR12" w:hAnsi="Times New Roman"/>
              <w:szCs w:val="24"/>
            </w:rPr>
          </w:rPrChange>
        </w:rPr>
        <w:t>correlation</w:t>
      </w:r>
      <w:r w:rsidR="006F2005" w:rsidRPr="00CB67F0">
        <w:rPr>
          <w:rFonts w:ascii="Times New Roman" w:eastAsia="CMR12" w:hAnsi="Times New Roman"/>
          <w:szCs w:val="24"/>
          <w:highlight w:val="yellow"/>
          <w:rPrChange w:id="242" w:author="Liu, Jun" w:date="2016-11-30T14:41:00Z">
            <w:rPr>
              <w:rFonts w:ascii="Times New Roman" w:eastAsia="CMR12" w:hAnsi="Times New Roman"/>
              <w:szCs w:val="24"/>
            </w:rPr>
          </w:rPrChange>
        </w:rPr>
        <w:t xml:space="preserve"> analysis and the regression equation for source strength </w:t>
      </w:r>
      <w:r w:rsidR="008D2192" w:rsidRPr="00CB67F0">
        <w:rPr>
          <w:rFonts w:ascii="Times New Roman" w:eastAsia="CMR12" w:hAnsi="Times New Roman"/>
          <w:szCs w:val="24"/>
          <w:highlight w:val="yellow"/>
          <w:rPrChange w:id="243" w:author="Liu, Jun" w:date="2016-11-30T14:41:00Z">
            <w:rPr>
              <w:rFonts w:ascii="Times New Roman" w:eastAsia="CMR12" w:hAnsi="Times New Roman"/>
              <w:szCs w:val="24"/>
            </w:rPr>
          </w:rPrChange>
        </w:rPr>
        <w:t xml:space="preserve">also </w:t>
      </w:r>
      <w:r w:rsidR="006F2005" w:rsidRPr="00CB67F0">
        <w:rPr>
          <w:rFonts w:ascii="Times New Roman" w:eastAsia="CMR12" w:hAnsi="Times New Roman"/>
          <w:szCs w:val="24"/>
          <w:highlight w:val="yellow"/>
          <w:rPrChange w:id="244" w:author="Liu, Jun" w:date="2016-11-30T14:41:00Z">
            <w:rPr>
              <w:rFonts w:ascii="Times New Roman" w:eastAsia="CMR12" w:hAnsi="Times New Roman"/>
              <w:szCs w:val="24"/>
            </w:rPr>
          </w:rPrChange>
        </w:rPr>
        <w:t xml:space="preserve">showed that </w:t>
      </w:r>
      <w:r w:rsidR="00C35B15" w:rsidRPr="00CB67F0">
        <w:rPr>
          <w:rFonts w:ascii="Times New Roman" w:eastAsia="CMR12" w:hAnsi="Times New Roman"/>
          <w:szCs w:val="24"/>
          <w:highlight w:val="yellow"/>
          <w:rPrChange w:id="245" w:author="Liu, Jun" w:date="2016-11-30T14:41:00Z">
            <w:rPr>
              <w:rFonts w:ascii="Times New Roman" w:eastAsia="CMR12" w:hAnsi="Times New Roman"/>
              <w:szCs w:val="24"/>
            </w:rPr>
          </w:rPrChange>
        </w:rPr>
        <w:t>strong horizontal wind and solar radiation</w:t>
      </w:r>
      <w:r w:rsidR="00B63048" w:rsidRPr="00CB67F0">
        <w:rPr>
          <w:rFonts w:ascii="Times New Roman" w:eastAsia="CMR12" w:hAnsi="Times New Roman"/>
          <w:szCs w:val="24"/>
          <w:highlight w:val="yellow"/>
          <w:rPrChange w:id="246" w:author="Liu, Jun" w:date="2016-11-30T14:41:00Z">
            <w:rPr>
              <w:rFonts w:ascii="Times New Roman" w:eastAsia="CMR12" w:hAnsi="Times New Roman"/>
              <w:szCs w:val="24"/>
            </w:rPr>
          </w:rPrChange>
        </w:rPr>
        <w:t xml:space="preserve"> </w:t>
      </w:r>
      <w:r w:rsidR="00C35B15" w:rsidRPr="00CB67F0">
        <w:rPr>
          <w:rFonts w:ascii="Times New Roman" w:eastAsia="CMR12" w:hAnsi="Times New Roman"/>
          <w:szCs w:val="24"/>
          <w:highlight w:val="yellow"/>
          <w:rPrChange w:id="247" w:author="Liu, Jun" w:date="2016-11-30T14:41:00Z">
            <w:rPr>
              <w:rFonts w:ascii="Times New Roman" w:eastAsia="CMR12" w:hAnsi="Times New Roman"/>
              <w:szCs w:val="24"/>
            </w:rPr>
          </w:rPrChange>
        </w:rPr>
        <w:t>mainly affected the seed release.</w:t>
      </w:r>
      <w:r w:rsidR="006A1B5B" w:rsidRPr="006947B3">
        <w:rPr>
          <w:rFonts w:ascii="Times New Roman" w:eastAsia="CMR12" w:hAnsi="Times New Roman"/>
          <w:szCs w:val="24"/>
        </w:rPr>
        <w:t xml:space="preserve"> </w:t>
      </w:r>
      <w:r w:rsidR="006A1B5B" w:rsidRPr="00CB67F0">
        <w:rPr>
          <w:rFonts w:ascii="Times New Roman" w:eastAsia="CMR12" w:hAnsi="Times New Roman"/>
          <w:szCs w:val="24"/>
          <w:highlight w:val="yellow"/>
          <w:rPrChange w:id="248" w:author="Liu, Jun" w:date="2016-11-30T14:41:00Z">
            <w:rPr>
              <w:rFonts w:ascii="Times New Roman" w:eastAsia="CMR12" w:hAnsi="Times New Roman"/>
              <w:szCs w:val="24"/>
            </w:rPr>
          </w:rPrChange>
        </w:rPr>
        <w:t xml:space="preserve">This </w:t>
      </w:r>
      <w:r w:rsidR="00A40D8B" w:rsidRPr="00CB67F0">
        <w:rPr>
          <w:rFonts w:ascii="Times New Roman" w:eastAsia="CMR12" w:hAnsi="Times New Roman"/>
          <w:szCs w:val="24"/>
          <w:highlight w:val="yellow"/>
          <w:rPrChange w:id="249" w:author="Liu, Jun" w:date="2016-11-30T14:41:00Z">
            <w:rPr>
              <w:rFonts w:ascii="Times New Roman" w:eastAsia="CMR12" w:hAnsi="Times New Roman"/>
              <w:szCs w:val="24"/>
            </w:rPr>
          </w:rPrChange>
        </w:rPr>
        <w:t xml:space="preserve">pattern </w:t>
      </w:r>
      <w:r w:rsidR="006A1B5B" w:rsidRPr="00CB67F0">
        <w:rPr>
          <w:rFonts w:ascii="Times New Roman" w:eastAsia="CMR12" w:hAnsi="Times New Roman"/>
          <w:szCs w:val="24"/>
          <w:highlight w:val="yellow"/>
          <w:rPrChange w:id="250" w:author="Liu, Jun" w:date="2016-11-30T14:41:00Z">
            <w:rPr>
              <w:rFonts w:ascii="Times New Roman" w:eastAsia="CMR12" w:hAnsi="Times New Roman"/>
              <w:szCs w:val="24"/>
            </w:rPr>
          </w:rPrChange>
        </w:rPr>
        <w:t xml:space="preserve">was </w:t>
      </w:r>
      <w:r w:rsidR="00A40D8B" w:rsidRPr="00CB67F0">
        <w:rPr>
          <w:rFonts w:ascii="Times New Roman" w:eastAsia="CMR12" w:hAnsi="Times New Roman"/>
          <w:szCs w:val="24"/>
          <w:highlight w:val="yellow"/>
          <w:rPrChange w:id="251" w:author="Liu, Jun" w:date="2016-11-30T14:41:00Z">
            <w:rPr>
              <w:rFonts w:ascii="Times New Roman" w:eastAsia="CMR12" w:hAnsi="Times New Roman"/>
              <w:szCs w:val="24"/>
            </w:rPr>
          </w:rPrChange>
        </w:rPr>
        <w:t xml:space="preserve">similar to pollen’s in the same experiment </w:t>
      </w:r>
      <w:r w:rsidR="008C4AAB" w:rsidRPr="00CB67F0">
        <w:rPr>
          <w:rFonts w:ascii="Times New Roman" w:eastAsia="CMR12" w:hAnsi="Times New Roman"/>
          <w:szCs w:val="24"/>
          <w:highlight w:val="yellow"/>
          <w:rPrChange w:id="252" w:author="Liu, Jun" w:date="2016-11-30T14:41:00Z">
            <w:rPr>
              <w:rFonts w:ascii="Times New Roman" w:eastAsia="CMR12" w:hAnsi="Times New Roman"/>
              <w:szCs w:val="24"/>
            </w:rPr>
          </w:rPrChange>
        </w:rPr>
        <w:t xml:space="preserve">in </w:t>
      </w:r>
      <w:r w:rsidR="00A40D8B" w:rsidRPr="00CB67F0">
        <w:rPr>
          <w:rFonts w:ascii="Times New Roman" w:eastAsia="CMR12" w:hAnsi="Times New Roman"/>
          <w:szCs w:val="24"/>
          <w:highlight w:val="yellow"/>
          <w:rPrChange w:id="253" w:author="Liu, Jun" w:date="2016-11-30T14:41:00Z">
            <w:rPr>
              <w:rFonts w:ascii="Times New Roman" w:eastAsia="CMR12" w:hAnsi="Times New Roman"/>
              <w:szCs w:val="24"/>
            </w:rPr>
          </w:rPrChange>
        </w:rPr>
        <w:t>that the peak of pollen release rate was at 11:00 to 13:00</w:t>
      </w:r>
      <w:r w:rsidR="000A5C4F" w:rsidRPr="00CB67F0">
        <w:rPr>
          <w:rFonts w:ascii="Times New Roman" w:eastAsia="CMR12" w:hAnsi="Times New Roman"/>
          <w:szCs w:val="24"/>
          <w:highlight w:val="yellow"/>
          <w:rPrChange w:id="254" w:author="Liu, Jun" w:date="2016-11-30T14:41:00Z">
            <w:rPr>
              <w:rFonts w:ascii="Times New Roman" w:eastAsia="CMR12" w:hAnsi="Times New Roman"/>
              <w:szCs w:val="24"/>
            </w:rPr>
          </w:rPrChange>
        </w:rPr>
        <w:t xml:space="preserve"> </w:t>
      </w:r>
      <w:r w:rsidR="000A5C4F" w:rsidRPr="00CB67F0">
        <w:rPr>
          <w:rFonts w:ascii="Times New Roman" w:eastAsia="CMR12" w:hAnsi="Times New Roman"/>
          <w:szCs w:val="24"/>
          <w:highlight w:val="yellow"/>
          <w:rPrChange w:id="255" w:author="Liu, Jun" w:date="2016-11-30T14:41:00Z">
            <w:rPr>
              <w:rFonts w:ascii="Times New Roman" w:eastAsia="CMR12" w:hAnsi="Times New Roman"/>
              <w:szCs w:val="24"/>
            </w:rPr>
          </w:rPrChange>
        </w:rPr>
        <w:fldChar w:fldCharType="begin" w:fldLock="1"/>
      </w:r>
      <w:r w:rsidR="003217A4" w:rsidRPr="00CB67F0">
        <w:rPr>
          <w:rFonts w:ascii="Times New Roman" w:eastAsia="CMR12" w:hAnsi="Times New Roman"/>
          <w:szCs w:val="24"/>
          <w:highlight w:val="yellow"/>
          <w:rPrChange w:id="256" w:author="Liu, Jun" w:date="2016-11-30T14:41:00Z">
            <w:rPr>
              <w:rFonts w:ascii="Times New Roman" w:eastAsia="CMR12"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sidRPr="00CB67F0">
        <w:rPr>
          <w:rFonts w:ascii="Times New Roman" w:eastAsia="CMR12" w:hAnsi="Times New Roman"/>
          <w:szCs w:val="24"/>
          <w:highlight w:val="yellow"/>
          <w:rPrChange w:id="257" w:author="Liu, Jun" w:date="2016-11-30T14:41:00Z">
            <w:rPr>
              <w:rFonts w:ascii="Times New Roman" w:eastAsia="CMR12" w:hAnsi="Times New Roman"/>
              <w:szCs w:val="24"/>
            </w:rPr>
          </w:rPrChange>
        </w:rPr>
        <w:fldChar w:fldCharType="separate"/>
      </w:r>
      <w:r w:rsidR="000A5C4F" w:rsidRPr="00CB67F0">
        <w:rPr>
          <w:rFonts w:ascii="Times New Roman" w:eastAsia="CMR12" w:hAnsi="Times New Roman"/>
          <w:noProof/>
          <w:szCs w:val="24"/>
          <w:highlight w:val="yellow"/>
          <w:rPrChange w:id="258" w:author="Liu, Jun" w:date="2016-11-30T14:41:00Z">
            <w:rPr>
              <w:rFonts w:ascii="Times New Roman" w:eastAsia="CMR12" w:hAnsi="Times New Roman"/>
              <w:noProof/>
              <w:szCs w:val="24"/>
            </w:rPr>
          </w:rPrChange>
        </w:rPr>
        <w:t>(Huang et al. 2015)</w:t>
      </w:r>
      <w:r w:rsidR="000A5C4F" w:rsidRPr="00CB67F0">
        <w:rPr>
          <w:rFonts w:ascii="Times New Roman" w:eastAsia="CMR12" w:hAnsi="Times New Roman"/>
          <w:szCs w:val="24"/>
          <w:highlight w:val="yellow"/>
          <w:rPrChange w:id="259" w:author="Liu, Jun" w:date="2016-11-30T14:41:00Z">
            <w:rPr>
              <w:rFonts w:ascii="Times New Roman" w:eastAsia="CMR12" w:hAnsi="Times New Roman"/>
              <w:szCs w:val="24"/>
            </w:rPr>
          </w:rPrChange>
        </w:rPr>
        <w:fldChar w:fldCharType="end"/>
      </w:r>
      <w:r w:rsidR="008D7CF6" w:rsidRPr="00CB67F0">
        <w:rPr>
          <w:rFonts w:ascii="Times New Roman" w:eastAsia="CMR12" w:hAnsi="Times New Roman"/>
          <w:szCs w:val="24"/>
          <w:highlight w:val="yellow"/>
          <w:rPrChange w:id="260" w:author="Liu, Jun" w:date="2016-11-30T14:41:00Z">
            <w:rPr>
              <w:rFonts w:ascii="Times New Roman" w:eastAsia="CMR12" w:hAnsi="Times New Roman"/>
              <w:szCs w:val="24"/>
            </w:rPr>
          </w:rPrChange>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406969">
        <w:rPr>
          <w:rFonts w:ascii="Times New Roman" w:eastAsia="CMR12" w:hAnsi="Times New Roman"/>
          <w:color w:val="FF0000"/>
          <w:szCs w:val="24"/>
          <w:rPrChange w:id="261" w:author="Liu, Jun" w:date="2016-11-30T15:24:00Z">
            <w:rPr>
              <w:rFonts w:ascii="Times New Roman" w:eastAsia="CMR12" w:hAnsi="Times New Roman"/>
              <w:szCs w:val="24"/>
            </w:rPr>
          </w:rPrChange>
        </w:rPr>
        <w:t xml:space="preserve">The presence of seeds </w:t>
      </w:r>
      <w:r w:rsidR="008C4AAB" w:rsidRPr="00406969">
        <w:rPr>
          <w:rFonts w:ascii="Times New Roman" w:eastAsia="CMR12" w:hAnsi="Times New Roman"/>
          <w:color w:val="FF0000"/>
          <w:szCs w:val="24"/>
          <w:rPrChange w:id="262" w:author="Liu, Jun" w:date="2016-11-30T15:24:00Z">
            <w:rPr>
              <w:rFonts w:ascii="Times New Roman" w:eastAsia="CMR12" w:hAnsi="Times New Roman"/>
              <w:szCs w:val="24"/>
            </w:rPr>
          </w:rPrChange>
        </w:rPr>
        <w:t>at</w:t>
      </w:r>
      <w:r w:rsidR="00224B86" w:rsidRPr="00406969">
        <w:rPr>
          <w:rFonts w:ascii="Times New Roman" w:eastAsia="CMR12" w:hAnsi="Times New Roman"/>
          <w:color w:val="FF0000"/>
          <w:szCs w:val="24"/>
          <w:rPrChange w:id="263" w:author="Liu, Jun" w:date="2016-11-30T15:24:00Z">
            <w:rPr>
              <w:rFonts w:ascii="Times New Roman" w:eastAsia="CMR12" w:hAnsi="Times New Roman"/>
              <w:szCs w:val="24"/>
            </w:rPr>
          </w:rPrChange>
        </w:rPr>
        <w:t xml:space="preserve"> high altitudes implies that the seeds may be transported to a far distance. </w:t>
      </w:r>
      <w:r w:rsidR="00224B86" w:rsidRPr="006947B3">
        <w:rPr>
          <w:rFonts w:ascii="Times New Roman" w:eastAsia="CMR12" w:hAnsi="Times New Roman"/>
          <w:szCs w:val="24"/>
        </w:rPr>
        <w:t>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CB67F0" w:rsidRDefault="002A75AA" w:rsidP="00282CAF">
      <w:pPr>
        <w:autoSpaceDE w:val="0"/>
        <w:autoSpaceDN w:val="0"/>
        <w:adjustRightInd w:val="0"/>
        <w:spacing w:after="0" w:line="480" w:lineRule="auto"/>
        <w:ind w:firstLine="720"/>
        <w:jc w:val="left"/>
        <w:rPr>
          <w:rFonts w:ascii="Times New Roman" w:eastAsia="CMR12" w:hAnsi="Times New Roman"/>
          <w:szCs w:val="24"/>
          <w:highlight w:val="yellow"/>
          <w:rPrChange w:id="264" w:author="Liu, Jun" w:date="2016-11-30T14:41:00Z">
            <w:rPr>
              <w:rFonts w:ascii="Times New Roman" w:eastAsia="CMR12" w:hAnsi="Times New Roman"/>
              <w:szCs w:val="24"/>
            </w:rPr>
          </w:rPrChange>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w:t>
      </w:r>
      <w:r w:rsidRPr="00CB67F0">
        <w:rPr>
          <w:rFonts w:ascii="Times New Roman" w:eastAsia="CMR12" w:hAnsi="Times New Roman"/>
          <w:szCs w:val="24"/>
          <w:highlight w:val="yellow"/>
          <w:rPrChange w:id="265" w:author="Liu, Jun" w:date="2016-11-30T14:41:00Z">
            <w:rPr>
              <w:rFonts w:ascii="Times New Roman" w:eastAsia="CMR12" w:hAnsi="Times New Roman"/>
              <w:szCs w:val="24"/>
            </w:rPr>
          </w:rPrChange>
        </w:rPr>
        <w:t xml:space="preserve">It has </w:t>
      </w:r>
      <w:r w:rsidR="00236287" w:rsidRPr="00CB67F0">
        <w:rPr>
          <w:rFonts w:ascii="Times New Roman" w:eastAsia="CMR12" w:hAnsi="Times New Roman"/>
          <w:szCs w:val="24"/>
          <w:highlight w:val="yellow"/>
          <w:rPrChange w:id="266" w:author="Liu, Jun" w:date="2016-11-30T14:41:00Z">
            <w:rPr>
              <w:rFonts w:ascii="Times New Roman" w:eastAsia="CMR12" w:hAnsi="Times New Roman"/>
              <w:szCs w:val="24"/>
            </w:rPr>
          </w:rPrChange>
        </w:rPr>
        <w:t xml:space="preserve">long </w:t>
      </w:r>
      <w:r w:rsidR="002B63F6" w:rsidRPr="00CB67F0">
        <w:rPr>
          <w:rFonts w:ascii="Times New Roman" w:eastAsia="CMR12" w:hAnsi="Times New Roman"/>
          <w:szCs w:val="24"/>
          <w:highlight w:val="yellow"/>
          <w:rPrChange w:id="267" w:author="Liu, Jun" w:date="2016-11-30T14:41:00Z">
            <w:rPr>
              <w:rFonts w:ascii="Times New Roman" w:eastAsia="CMR12" w:hAnsi="Times New Roman"/>
              <w:szCs w:val="24"/>
            </w:rPr>
          </w:rPrChange>
        </w:rPr>
        <w:t xml:space="preserve">been </w:t>
      </w:r>
      <w:r w:rsidR="00236287" w:rsidRPr="00CB67F0">
        <w:rPr>
          <w:rFonts w:ascii="Times New Roman" w:eastAsia="CMR12" w:hAnsi="Times New Roman"/>
          <w:szCs w:val="24"/>
          <w:highlight w:val="yellow"/>
          <w:rPrChange w:id="268" w:author="Liu, Jun" w:date="2016-11-30T14:41:00Z">
            <w:rPr>
              <w:rFonts w:ascii="Times New Roman" w:eastAsia="CMR12" w:hAnsi="Times New Roman"/>
              <w:szCs w:val="24"/>
            </w:rPr>
          </w:rPrChange>
        </w:rPr>
        <w:t xml:space="preserve">recognized that high relative </w:t>
      </w:r>
      <w:r w:rsidR="0059208D" w:rsidRPr="00CB67F0">
        <w:rPr>
          <w:rFonts w:ascii="Times New Roman" w:eastAsia="CMR12" w:hAnsi="Times New Roman"/>
          <w:szCs w:val="24"/>
          <w:highlight w:val="yellow"/>
          <w:rPrChange w:id="269" w:author="Liu, Jun" w:date="2016-11-30T14:41:00Z">
            <w:rPr>
              <w:rFonts w:ascii="Times New Roman" w:eastAsia="CMR12" w:hAnsi="Times New Roman"/>
              <w:szCs w:val="24"/>
            </w:rPr>
          </w:rPrChange>
        </w:rPr>
        <w:t>h</w:t>
      </w:r>
      <w:r w:rsidR="00236287" w:rsidRPr="00CB67F0">
        <w:rPr>
          <w:rFonts w:ascii="Times New Roman" w:eastAsia="CMR12" w:hAnsi="Times New Roman"/>
          <w:szCs w:val="24"/>
          <w:highlight w:val="yellow"/>
          <w:rPrChange w:id="270" w:author="Liu, Jun" w:date="2016-11-30T14:41:00Z">
            <w:rPr>
              <w:rFonts w:ascii="Times New Roman" w:eastAsia="CMR12" w:hAnsi="Times New Roman"/>
              <w:szCs w:val="24"/>
            </w:rPr>
          </w:rPrChange>
        </w:rPr>
        <w:t>umidity</w:t>
      </w:r>
      <w:r w:rsidRPr="00CB67F0">
        <w:rPr>
          <w:rFonts w:ascii="Times New Roman" w:eastAsia="CMR12" w:hAnsi="Times New Roman"/>
          <w:szCs w:val="24"/>
          <w:highlight w:val="yellow"/>
          <w:rPrChange w:id="271" w:author="Liu, Jun" w:date="2016-11-30T14:41:00Z">
            <w:rPr>
              <w:rFonts w:ascii="Times New Roman" w:eastAsia="CMR12" w:hAnsi="Times New Roman"/>
              <w:szCs w:val="24"/>
            </w:rPr>
          </w:rPrChange>
        </w:rPr>
        <w:t xml:space="preserve"> can </w:t>
      </w:r>
      <w:r w:rsidR="009A1C43" w:rsidRPr="00CB67F0">
        <w:rPr>
          <w:rFonts w:ascii="Times New Roman" w:eastAsia="CMR12" w:hAnsi="Times New Roman"/>
          <w:szCs w:val="24"/>
          <w:highlight w:val="yellow"/>
          <w:rPrChange w:id="272" w:author="Liu, Jun" w:date="2016-11-30T14:41:00Z">
            <w:rPr>
              <w:rFonts w:ascii="Times New Roman" w:eastAsia="CMR12" w:hAnsi="Times New Roman"/>
              <w:szCs w:val="24"/>
            </w:rPr>
          </w:rPrChange>
        </w:rPr>
        <w:t>physically prevent</w:t>
      </w:r>
      <w:r w:rsidRPr="00CB67F0">
        <w:rPr>
          <w:rFonts w:ascii="Times New Roman" w:eastAsia="CMR12" w:hAnsi="Times New Roman"/>
          <w:szCs w:val="24"/>
          <w:highlight w:val="yellow"/>
          <w:rPrChange w:id="273" w:author="Liu, Jun" w:date="2016-11-30T14:41:00Z">
            <w:rPr>
              <w:rFonts w:ascii="Times New Roman" w:eastAsia="CMR12" w:hAnsi="Times New Roman"/>
              <w:szCs w:val="24"/>
            </w:rPr>
          </w:rPrChange>
        </w:rPr>
        <w:t xml:space="preserve"> abscission by hindering the opening of the involucres or promoting the</w:t>
      </w:r>
      <w:r w:rsidR="007E1987" w:rsidRPr="00CB67F0">
        <w:rPr>
          <w:rFonts w:ascii="Times New Roman" w:eastAsia="CMR12" w:hAnsi="Times New Roman"/>
          <w:szCs w:val="24"/>
          <w:highlight w:val="yellow"/>
          <w:rPrChange w:id="274" w:author="Liu, Jun" w:date="2016-11-30T14:41:00Z">
            <w:rPr>
              <w:rFonts w:ascii="Times New Roman" w:eastAsia="CMR12" w:hAnsi="Times New Roman"/>
              <w:szCs w:val="24"/>
            </w:rPr>
          </w:rPrChange>
        </w:rPr>
        <w:t xml:space="preserve"> </w:t>
      </w:r>
      <w:r w:rsidRPr="00CB67F0">
        <w:rPr>
          <w:rFonts w:ascii="Times New Roman" w:eastAsia="CMR12" w:hAnsi="Times New Roman"/>
          <w:szCs w:val="24"/>
          <w:highlight w:val="yellow"/>
          <w:rPrChange w:id="275" w:author="Liu, Jun" w:date="2016-11-30T14:41:00Z">
            <w:rPr>
              <w:rFonts w:ascii="Times New Roman" w:eastAsia="CMR12" w:hAnsi="Times New Roman"/>
              <w:szCs w:val="24"/>
            </w:rPr>
          </w:rPrChange>
        </w:rPr>
        <w:t>closing of the drag-producing fibres</w:t>
      </w:r>
      <w:r w:rsidR="002B63F6" w:rsidRPr="00CB67F0">
        <w:rPr>
          <w:rFonts w:ascii="Times New Roman" w:eastAsia="CMR12" w:hAnsi="Times New Roman"/>
          <w:szCs w:val="24"/>
          <w:highlight w:val="yellow"/>
          <w:rPrChange w:id="276" w:author="Liu, Jun" w:date="2016-11-30T14:41:00Z">
            <w:rPr>
              <w:rFonts w:ascii="Times New Roman" w:eastAsia="CMR12" w:hAnsi="Times New Roman"/>
              <w:szCs w:val="24"/>
            </w:rPr>
          </w:rPrChange>
        </w:rPr>
        <w:t>,</w:t>
      </w:r>
      <w:r w:rsidRPr="00CB67F0">
        <w:rPr>
          <w:rFonts w:ascii="Times New Roman" w:eastAsia="CMR12" w:hAnsi="Times New Roman"/>
          <w:szCs w:val="24"/>
          <w:highlight w:val="yellow"/>
          <w:rPrChange w:id="277" w:author="Liu, Jun" w:date="2016-11-30T14:41:00Z">
            <w:rPr>
              <w:rFonts w:ascii="Times New Roman" w:eastAsia="CMR12" w:hAnsi="Times New Roman"/>
              <w:szCs w:val="24"/>
            </w:rPr>
          </w:rPrChange>
        </w:rPr>
        <w:t xml:space="preserve"> </w:t>
      </w:r>
      <w:r w:rsidR="00150B00" w:rsidRPr="00CB67F0">
        <w:rPr>
          <w:rFonts w:ascii="Times New Roman" w:eastAsia="CMR12" w:hAnsi="Times New Roman"/>
          <w:szCs w:val="24"/>
          <w:highlight w:val="yellow"/>
          <w:rPrChange w:id="278" w:author="Liu, Jun" w:date="2016-11-30T14:41:00Z">
            <w:rPr>
              <w:rFonts w:ascii="Times New Roman" w:eastAsia="CMR12" w:hAnsi="Times New Roman"/>
              <w:szCs w:val="24"/>
            </w:rPr>
          </w:rPrChange>
        </w:rPr>
        <w:t>resulting in less seed released</w:t>
      </w:r>
      <w:r w:rsidR="00904219" w:rsidRPr="00CB67F0">
        <w:rPr>
          <w:rFonts w:ascii="Times New Roman" w:eastAsia="CMR12" w:hAnsi="Times New Roman"/>
          <w:szCs w:val="24"/>
          <w:highlight w:val="yellow"/>
          <w:rPrChange w:id="279" w:author="Liu, Jun" w:date="2016-11-30T14:41:00Z">
            <w:rPr>
              <w:rFonts w:ascii="Times New Roman" w:eastAsia="CMR12" w:hAnsi="Times New Roman"/>
              <w:szCs w:val="24"/>
            </w:rPr>
          </w:rPrChange>
        </w:rPr>
        <w:t xml:space="preserve"> </w:t>
      </w:r>
      <w:r w:rsidR="00904219" w:rsidRPr="00CB67F0">
        <w:rPr>
          <w:rFonts w:ascii="Times New Roman" w:eastAsia="CMR12" w:hAnsi="Times New Roman"/>
          <w:szCs w:val="24"/>
          <w:highlight w:val="yellow"/>
          <w:rPrChange w:id="280" w:author="Liu, Jun" w:date="2016-11-30T14:41:00Z">
            <w:rPr>
              <w:rFonts w:ascii="Times New Roman" w:eastAsia="CMR12" w:hAnsi="Times New Roman"/>
              <w:szCs w:val="24"/>
            </w:rPr>
          </w:rPrChange>
        </w:rPr>
        <w:fldChar w:fldCharType="begin" w:fldLock="1"/>
      </w:r>
      <w:r w:rsidR="003217A4" w:rsidRPr="00CB67F0">
        <w:rPr>
          <w:rFonts w:ascii="Times New Roman" w:eastAsia="CMR12" w:hAnsi="Times New Roman"/>
          <w:szCs w:val="24"/>
          <w:highlight w:val="yellow"/>
          <w:rPrChange w:id="281" w:author="Liu, Jun" w:date="2016-11-30T14:41:00Z">
            <w:rPr>
              <w:rFonts w:ascii="Times New Roman" w:eastAsia="CMR12" w:hAnsi="Times New Roman"/>
              <w:szCs w:val="24"/>
            </w:rPr>
          </w:rPrChange>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sidRPr="00CB67F0">
        <w:rPr>
          <w:rFonts w:ascii="Times New Roman" w:eastAsia="CMR12" w:hAnsi="Times New Roman"/>
          <w:szCs w:val="24"/>
          <w:highlight w:val="yellow"/>
          <w:rPrChange w:id="282" w:author="Liu, Jun" w:date="2016-11-30T14:41:00Z">
            <w:rPr>
              <w:rFonts w:ascii="Times New Roman" w:eastAsia="CMR12" w:hAnsi="Times New Roman"/>
              <w:szCs w:val="24"/>
            </w:rPr>
          </w:rPrChange>
        </w:rPr>
        <w:fldChar w:fldCharType="separate"/>
      </w:r>
      <w:r w:rsidR="00904219" w:rsidRPr="00CB67F0">
        <w:rPr>
          <w:rFonts w:ascii="Times New Roman" w:eastAsia="CMR12" w:hAnsi="Times New Roman"/>
          <w:noProof/>
          <w:szCs w:val="24"/>
          <w:highlight w:val="yellow"/>
          <w:rPrChange w:id="283" w:author="Liu, Jun" w:date="2016-11-30T14:41:00Z">
            <w:rPr>
              <w:rFonts w:ascii="Times New Roman" w:eastAsia="CMR12" w:hAnsi="Times New Roman"/>
              <w:noProof/>
              <w:szCs w:val="24"/>
            </w:rPr>
          </w:rPrChange>
        </w:rPr>
        <w:t>(Greene 2005)</w:t>
      </w:r>
      <w:r w:rsidR="00904219" w:rsidRPr="00CB67F0">
        <w:rPr>
          <w:rFonts w:ascii="Times New Roman" w:eastAsia="CMR12" w:hAnsi="Times New Roman"/>
          <w:szCs w:val="24"/>
          <w:highlight w:val="yellow"/>
          <w:rPrChange w:id="284" w:author="Liu, Jun" w:date="2016-11-30T14:41:00Z">
            <w:rPr>
              <w:rFonts w:ascii="Times New Roman" w:eastAsia="CMR12" w:hAnsi="Times New Roman"/>
              <w:szCs w:val="24"/>
            </w:rPr>
          </w:rPrChange>
        </w:rPr>
        <w:fldChar w:fldCharType="end"/>
      </w:r>
      <w:r w:rsidRPr="00CB67F0">
        <w:rPr>
          <w:rFonts w:ascii="Times New Roman" w:eastAsia="CMR12" w:hAnsi="Times New Roman"/>
          <w:szCs w:val="24"/>
          <w:highlight w:val="yellow"/>
          <w:rPrChange w:id="285" w:author="Liu, Jun" w:date="2016-11-30T14:41:00Z">
            <w:rPr>
              <w:rFonts w:ascii="Times New Roman" w:eastAsia="CMR12" w:hAnsi="Times New Roman"/>
              <w:szCs w:val="24"/>
            </w:rPr>
          </w:rPrChange>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CB67F0">
        <w:rPr>
          <w:rFonts w:ascii="Times New Roman" w:eastAsia="CMR12" w:hAnsi="Times New Roman"/>
          <w:szCs w:val="24"/>
          <w:highlight w:val="yellow"/>
          <w:rPrChange w:id="286" w:author="Liu, Jun" w:date="2016-11-30T14:41:00Z">
            <w:rPr>
              <w:rFonts w:ascii="Times New Roman" w:eastAsia="CMR12" w:hAnsi="Times New Roman"/>
              <w:szCs w:val="24"/>
            </w:rPr>
          </w:rPrChange>
        </w:rPr>
        <w:tab/>
      </w:r>
      <w:r w:rsidR="00776B17" w:rsidRPr="00CB67F0">
        <w:rPr>
          <w:rFonts w:ascii="Times New Roman" w:eastAsia="CMR12" w:hAnsi="Times New Roman"/>
          <w:szCs w:val="24"/>
          <w:highlight w:val="yellow"/>
          <w:rPrChange w:id="287" w:author="Liu, Jun" w:date="2016-11-30T14:41:00Z">
            <w:rPr>
              <w:rFonts w:ascii="Times New Roman" w:eastAsia="CMR12" w:hAnsi="Times New Roman"/>
              <w:szCs w:val="24"/>
            </w:rPr>
          </w:rPrChange>
        </w:rPr>
        <w:t>In the same experiment, t</w:t>
      </w:r>
      <w:r w:rsidR="009F0A17" w:rsidRPr="00CB67F0">
        <w:rPr>
          <w:rFonts w:ascii="Times New Roman" w:eastAsia="CMR12" w:hAnsi="Times New Roman"/>
          <w:szCs w:val="24"/>
          <w:highlight w:val="yellow"/>
          <w:rPrChange w:id="288" w:author="Liu, Jun" w:date="2016-11-30T14:41:00Z">
            <w:rPr>
              <w:rFonts w:ascii="Times New Roman" w:eastAsia="CMR12" w:hAnsi="Times New Roman"/>
              <w:szCs w:val="24"/>
            </w:rPr>
          </w:rPrChange>
        </w:rPr>
        <w:t xml:space="preserve">he pollen release was mainly controlled by plant physiology and was not so strongly related to atmospheric parameters </w:t>
      </w:r>
      <w:r w:rsidR="00E81FE6" w:rsidRPr="00CB67F0">
        <w:rPr>
          <w:rFonts w:ascii="Times New Roman" w:eastAsia="CMR12" w:hAnsi="Times New Roman"/>
          <w:szCs w:val="24"/>
          <w:highlight w:val="yellow"/>
          <w:rPrChange w:id="289" w:author="Liu, Jun" w:date="2016-11-30T14:41:00Z">
            <w:rPr>
              <w:rFonts w:ascii="Times New Roman" w:eastAsia="CMR12" w:hAnsi="Times New Roman"/>
              <w:szCs w:val="24"/>
            </w:rPr>
          </w:rPrChange>
        </w:rPr>
        <w:t>as seed</w:t>
      </w:r>
      <w:r w:rsidR="00904219" w:rsidRPr="00CB67F0">
        <w:rPr>
          <w:rFonts w:ascii="Times New Roman" w:eastAsia="CMR12" w:hAnsi="Times New Roman"/>
          <w:szCs w:val="24"/>
          <w:highlight w:val="yellow"/>
          <w:rPrChange w:id="290" w:author="Liu, Jun" w:date="2016-11-30T14:41:00Z">
            <w:rPr>
              <w:rFonts w:ascii="Times New Roman" w:eastAsia="CMR12" w:hAnsi="Times New Roman"/>
              <w:szCs w:val="24"/>
            </w:rPr>
          </w:rPrChange>
        </w:rPr>
        <w:t xml:space="preserve"> </w:t>
      </w:r>
      <w:r w:rsidR="00904219" w:rsidRPr="00CB67F0">
        <w:rPr>
          <w:rFonts w:ascii="Times New Roman" w:eastAsia="CMR12" w:hAnsi="Times New Roman"/>
          <w:szCs w:val="24"/>
          <w:highlight w:val="yellow"/>
          <w:rPrChange w:id="291" w:author="Liu, Jun" w:date="2016-11-30T14:41:00Z">
            <w:rPr>
              <w:rFonts w:ascii="Times New Roman" w:eastAsia="CMR12" w:hAnsi="Times New Roman"/>
              <w:szCs w:val="24"/>
            </w:rPr>
          </w:rPrChange>
        </w:rPr>
        <w:fldChar w:fldCharType="begin" w:fldLock="1"/>
      </w:r>
      <w:r w:rsidR="003217A4" w:rsidRPr="00CB67F0">
        <w:rPr>
          <w:rFonts w:ascii="Times New Roman" w:eastAsia="CMR12" w:hAnsi="Times New Roman"/>
          <w:szCs w:val="24"/>
          <w:highlight w:val="yellow"/>
          <w:rPrChange w:id="292" w:author="Liu, Jun" w:date="2016-11-30T14:41:00Z">
            <w:rPr>
              <w:rFonts w:ascii="Times New Roman" w:eastAsia="CMR12"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sidRPr="00CB67F0">
        <w:rPr>
          <w:rFonts w:ascii="Times New Roman" w:eastAsia="CMR12" w:hAnsi="Times New Roman"/>
          <w:szCs w:val="24"/>
          <w:highlight w:val="yellow"/>
          <w:rPrChange w:id="293" w:author="Liu, Jun" w:date="2016-11-30T14:41:00Z">
            <w:rPr>
              <w:rFonts w:ascii="Times New Roman" w:eastAsia="CMR12" w:hAnsi="Times New Roman"/>
              <w:szCs w:val="24"/>
            </w:rPr>
          </w:rPrChange>
        </w:rPr>
        <w:fldChar w:fldCharType="separate"/>
      </w:r>
      <w:r w:rsidR="00904219" w:rsidRPr="00CB67F0">
        <w:rPr>
          <w:rFonts w:ascii="Times New Roman" w:eastAsia="CMR12" w:hAnsi="Times New Roman"/>
          <w:noProof/>
          <w:szCs w:val="24"/>
          <w:highlight w:val="yellow"/>
          <w:rPrChange w:id="294" w:author="Liu, Jun" w:date="2016-11-30T14:41:00Z">
            <w:rPr>
              <w:rFonts w:ascii="Times New Roman" w:eastAsia="CMR12" w:hAnsi="Times New Roman"/>
              <w:noProof/>
              <w:szCs w:val="24"/>
            </w:rPr>
          </w:rPrChange>
        </w:rPr>
        <w:t>(Huang et al. 2015)</w:t>
      </w:r>
      <w:r w:rsidR="00904219" w:rsidRPr="00CB67F0">
        <w:rPr>
          <w:rFonts w:ascii="Times New Roman" w:eastAsia="CMR12" w:hAnsi="Times New Roman"/>
          <w:szCs w:val="24"/>
          <w:highlight w:val="yellow"/>
          <w:rPrChange w:id="295" w:author="Liu, Jun" w:date="2016-11-30T14:41:00Z">
            <w:rPr>
              <w:rFonts w:ascii="Times New Roman" w:eastAsia="CMR12" w:hAnsi="Times New Roman"/>
              <w:szCs w:val="24"/>
            </w:rPr>
          </w:rPrChange>
        </w:rPr>
        <w:fldChar w:fldCharType="end"/>
      </w:r>
      <w:r w:rsidR="009F0A17" w:rsidRPr="00CB67F0">
        <w:rPr>
          <w:rFonts w:ascii="Times New Roman" w:eastAsia="CMR12" w:hAnsi="Times New Roman"/>
          <w:szCs w:val="24"/>
          <w:highlight w:val="yellow"/>
          <w:rPrChange w:id="296" w:author="Liu, Jun" w:date="2016-11-30T14:41:00Z">
            <w:rPr>
              <w:rFonts w:ascii="Times New Roman" w:eastAsia="CMR12" w:hAnsi="Times New Roman"/>
              <w:szCs w:val="24"/>
            </w:rPr>
          </w:rPrChange>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297" w:name="OLE_LINK6"/>
      <w:bookmarkStart w:id="298" w:name="OLE_LINK7"/>
      <w:bookmarkStart w:id="299" w:name="OLE_LINK8"/>
      <w:bookmarkStart w:id="300" w:name="OLE_LINK9"/>
      <w:bookmarkStart w:id="301" w:name="OLE_LINK10"/>
      <w:r w:rsidR="008F511F" w:rsidRPr="006947B3">
        <w:rPr>
          <w:rFonts w:ascii="Times New Roman" w:eastAsia="CMR12" w:hAnsi="Times New Roman"/>
          <w:szCs w:val="24"/>
        </w:rPr>
        <w:t xml:space="preserve">Bonferroni </w:t>
      </w:r>
      <w:bookmarkEnd w:id="297"/>
      <w:bookmarkEnd w:id="298"/>
      <w:bookmarkEnd w:id="299"/>
      <w:bookmarkEnd w:id="300"/>
      <w:bookmarkEnd w:id="301"/>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D27C62">
        <w:rPr>
          <w:rFonts w:ascii="Times New Roman" w:hAnsi="Times New Roman" w:cs="Times New Roman"/>
          <w:sz w:val="22"/>
          <w:szCs w:val="22"/>
          <w:highlight w:val="cyan"/>
          <w:rPrChange w:id="302" w:author="Liu, Jun" w:date="2016-11-30T15:03:00Z">
            <w:rPr>
              <w:rFonts w:ascii="Times New Roman" w:hAnsi="Times New Roman" w:cs="Times New Roman"/>
              <w:sz w:val="22"/>
              <w:szCs w:val="22"/>
            </w:rPr>
          </w:rPrChange>
        </w:rPr>
        <w:t>Seed</w:t>
      </w:r>
      <w:r w:rsidR="00751D85" w:rsidRPr="00D27C62">
        <w:rPr>
          <w:rFonts w:ascii="Times New Roman" w:hAnsi="Times New Roman" w:cs="Times New Roman"/>
          <w:sz w:val="22"/>
          <w:szCs w:val="22"/>
          <w:highlight w:val="cyan"/>
          <w:rPrChange w:id="303" w:author="Liu, Jun" w:date="2016-11-30T15:03:00Z">
            <w:rPr>
              <w:rFonts w:ascii="Times New Roman" w:hAnsi="Times New Roman" w:cs="Times New Roman"/>
              <w:sz w:val="22"/>
              <w:szCs w:val="22"/>
            </w:rPr>
          </w:rPrChange>
        </w:rPr>
        <w:t xml:space="preserve"> vertical transport</w:t>
      </w:r>
      <w:r w:rsidR="00751D85" w:rsidRPr="00C17972">
        <w:rPr>
          <w:rFonts w:ascii="Times New Roman" w:hAnsi="Times New Roman" w:cs="Times New Roman"/>
          <w:sz w:val="22"/>
          <w:szCs w:val="22"/>
        </w:rPr>
        <w:t xml:space="preserve">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CB67F0">
        <w:rPr>
          <w:rFonts w:ascii="Times New Roman" w:hAnsi="Times New Roman"/>
          <w:szCs w:val="24"/>
          <w:highlight w:val="yellow"/>
          <w:rPrChange w:id="304" w:author="Liu, Jun" w:date="2016-11-30T14:41:00Z">
            <w:rPr>
              <w:rFonts w:ascii="Times New Roman" w:hAnsi="Times New Roman"/>
              <w:szCs w:val="24"/>
            </w:rPr>
          </w:rPrChange>
        </w:rPr>
        <w:t>As expected, the vertical and horizontal transport</w:t>
      </w:r>
      <w:r w:rsidR="008E511C" w:rsidRPr="00CB67F0">
        <w:rPr>
          <w:rFonts w:ascii="Times New Roman" w:hAnsi="Times New Roman"/>
          <w:szCs w:val="24"/>
          <w:highlight w:val="yellow"/>
          <w:rPrChange w:id="305" w:author="Liu, Jun" w:date="2016-11-30T14:41:00Z">
            <w:rPr>
              <w:rFonts w:ascii="Times New Roman" w:hAnsi="Times New Roman"/>
              <w:szCs w:val="24"/>
            </w:rPr>
          </w:rPrChange>
        </w:rPr>
        <w:t>s</w:t>
      </w:r>
      <w:r w:rsidRPr="00CB67F0">
        <w:rPr>
          <w:rFonts w:ascii="Times New Roman" w:hAnsi="Times New Roman"/>
          <w:szCs w:val="24"/>
          <w:highlight w:val="yellow"/>
          <w:rPrChange w:id="306" w:author="Liu, Jun" w:date="2016-11-30T14:41:00Z">
            <w:rPr>
              <w:rFonts w:ascii="Times New Roman" w:hAnsi="Times New Roman"/>
              <w:szCs w:val="24"/>
            </w:rPr>
          </w:rPrChange>
        </w:rPr>
        <w:t xml:space="preserve"> </w:t>
      </w:r>
      <w:r w:rsidR="00700074" w:rsidRPr="00CB67F0">
        <w:rPr>
          <w:rFonts w:ascii="Times New Roman" w:hAnsi="Times New Roman"/>
          <w:szCs w:val="24"/>
          <w:highlight w:val="yellow"/>
          <w:rPrChange w:id="307" w:author="Liu, Jun" w:date="2016-11-30T14:41:00Z">
            <w:rPr>
              <w:rFonts w:ascii="Times New Roman" w:hAnsi="Times New Roman"/>
              <w:szCs w:val="24"/>
            </w:rPr>
          </w:rPrChange>
        </w:rPr>
        <w:t xml:space="preserve">were correlated </w:t>
      </w:r>
      <w:r w:rsidR="00E73517" w:rsidRPr="00CB67F0">
        <w:rPr>
          <w:rFonts w:ascii="Times New Roman" w:hAnsi="Times New Roman"/>
          <w:szCs w:val="24"/>
          <w:highlight w:val="yellow"/>
          <w:rPrChange w:id="308" w:author="Liu, Jun" w:date="2016-11-30T14:41:00Z">
            <w:rPr>
              <w:rFonts w:ascii="Times New Roman" w:hAnsi="Times New Roman"/>
              <w:szCs w:val="24"/>
            </w:rPr>
          </w:rPrChange>
        </w:rPr>
        <w:t xml:space="preserve"> </w:t>
      </w:r>
      <w:r w:rsidRPr="00CB67F0">
        <w:rPr>
          <w:rFonts w:ascii="Times New Roman" w:hAnsi="Times New Roman"/>
          <w:szCs w:val="24"/>
          <w:highlight w:val="yellow"/>
          <w:rPrChange w:id="309" w:author="Liu, Jun" w:date="2016-11-30T14:41:00Z">
            <w:rPr>
              <w:rFonts w:ascii="Times New Roman" w:hAnsi="Times New Roman"/>
              <w:szCs w:val="24"/>
            </w:rPr>
          </w:rPrChange>
        </w:rPr>
        <w:t xml:space="preserve"> </w:t>
      </w:r>
      <w:r w:rsidR="00700074" w:rsidRPr="00CB67F0">
        <w:rPr>
          <w:rFonts w:ascii="Times New Roman" w:hAnsi="Times New Roman"/>
          <w:szCs w:val="24"/>
          <w:highlight w:val="yellow"/>
          <w:rPrChange w:id="310" w:author="Liu, Jun" w:date="2016-11-30T14:41:00Z">
            <w:rPr>
              <w:rFonts w:ascii="Times New Roman" w:hAnsi="Times New Roman"/>
              <w:szCs w:val="24"/>
            </w:rPr>
          </w:rPrChange>
        </w:rPr>
        <w:t>to vertical and horizontal wind speed</w:t>
      </w:r>
      <w:r w:rsidR="005A699A" w:rsidRPr="00CB67F0">
        <w:rPr>
          <w:rFonts w:ascii="Times New Roman" w:hAnsi="Times New Roman"/>
          <w:szCs w:val="24"/>
          <w:highlight w:val="yellow"/>
          <w:rPrChange w:id="311" w:author="Liu, Jun" w:date="2016-11-30T14:41:00Z">
            <w:rPr>
              <w:rFonts w:ascii="Times New Roman" w:hAnsi="Times New Roman"/>
              <w:szCs w:val="24"/>
            </w:rPr>
          </w:rPrChange>
        </w:rPr>
        <w:t>,</w:t>
      </w:r>
      <w:r w:rsidR="00700074" w:rsidRPr="00CB67F0">
        <w:rPr>
          <w:rFonts w:ascii="Times New Roman" w:hAnsi="Times New Roman"/>
          <w:szCs w:val="24"/>
          <w:highlight w:val="yellow"/>
          <w:rPrChange w:id="312" w:author="Liu, Jun" w:date="2016-11-30T14:41:00Z">
            <w:rPr>
              <w:rFonts w:ascii="Times New Roman" w:hAnsi="Times New Roman"/>
              <w:szCs w:val="24"/>
            </w:rPr>
          </w:rPrChange>
        </w:rPr>
        <w:t xml:space="preserve"> </w:t>
      </w:r>
      <w:r w:rsidR="008E511C" w:rsidRPr="00CB67F0">
        <w:rPr>
          <w:rFonts w:ascii="Times New Roman" w:hAnsi="Times New Roman"/>
          <w:szCs w:val="24"/>
          <w:highlight w:val="yellow"/>
          <w:rPrChange w:id="313" w:author="Liu, Jun" w:date="2016-11-30T14:41:00Z">
            <w:rPr>
              <w:rFonts w:ascii="Times New Roman" w:hAnsi="Times New Roman"/>
              <w:szCs w:val="24"/>
            </w:rPr>
          </w:rPrChange>
        </w:rPr>
        <w:t>respectively</w:t>
      </w:r>
      <w:r w:rsidR="00700074" w:rsidRPr="00CB67F0">
        <w:rPr>
          <w:rFonts w:ascii="Times New Roman" w:hAnsi="Times New Roman"/>
          <w:szCs w:val="24"/>
          <w:highlight w:val="yellow"/>
          <w:rPrChange w:id="314" w:author="Liu, Jun" w:date="2016-11-30T14:41:00Z">
            <w:rPr>
              <w:rFonts w:ascii="Times New Roman" w:hAnsi="Times New Roman"/>
              <w:szCs w:val="24"/>
            </w:rPr>
          </w:rPrChange>
        </w:rPr>
        <w:t xml:space="preserve">. </w:t>
      </w:r>
      <w:r w:rsidR="006D20DC" w:rsidRPr="00CB67F0">
        <w:rPr>
          <w:rFonts w:ascii="Times New Roman" w:hAnsi="Times New Roman"/>
          <w:szCs w:val="24"/>
          <w:highlight w:val="yellow"/>
          <w:rPrChange w:id="315" w:author="Liu, Jun" w:date="2016-11-30T14:41:00Z">
            <w:rPr>
              <w:rFonts w:ascii="Times New Roman" w:hAnsi="Times New Roman"/>
              <w:szCs w:val="24"/>
            </w:rPr>
          </w:rPrChange>
        </w:rPr>
        <w:t>Similar results were found for pollen transport in the same experiment</w:t>
      </w:r>
      <w:r w:rsidR="00E57021" w:rsidRPr="00CB67F0">
        <w:rPr>
          <w:rFonts w:ascii="Times New Roman" w:hAnsi="Times New Roman"/>
          <w:szCs w:val="24"/>
          <w:highlight w:val="yellow"/>
          <w:rPrChange w:id="316" w:author="Liu, Jun" w:date="2016-11-30T14:41:00Z">
            <w:rPr>
              <w:rFonts w:ascii="Times New Roman" w:hAnsi="Times New Roman"/>
              <w:szCs w:val="24"/>
            </w:rPr>
          </w:rPrChange>
        </w:rPr>
        <w:t xml:space="preserve"> </w:t>
      </w:r>
      <w:r w:rsidR="00904219" w:rsidRPr="00CB67F0">
        <w:rPr>
          <w:rFonts w:ascii="Times New Roman" w:hAnsi="Times New Roman"/>
          <w:szCs w:val="24"/>
          <w:highlight w:val="yellow"/>
          <w:rPrChange w:id="317" w:author="Liu, Jun" w:date="2016-11-30T14:41:00Z">
            <w:rPr>
              <w:rFonts w:ascii="Times New Roman" w:hAnsi="Times New Roman"/>
              <w:szCs w:val="24"/>
            </w:rPr>
          </w:rPrChange>
        </w:rPr>
        <w:fldChar w:fldCharType="begin" w:fldLock="1"/>
      </w:r>
      <w:r w:rsidR="003217A4" w:rsidRPr="00CB67F0">
        <w:rPr>
          <w:rFonts w:ascii="Times New Roman" w:hAnsi="Times New Roman"/>
          <w:szCs w:val="24"/>
          <w:highlight w:val="yellow"/>
          <w:rPrChange w:id="318" w:author="Liu, Jun" w:date="2016-11-30T14:41:00Z">
            <w:rPr>
              <w:rFonts w:ascii="Times New Roman" w:hAnsi="Times New Roman"/>
              <w:szCs w:val="24"/>
            </w:rPr>
          </w:rPrChange>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sidRPr="00CB67F0">
        <w:rPr>
          <w:rFonts w:ascii="Times New Roman" w:hAnsi="Times New Roman"/>
          <w:szCs w:val="24"/>
          <w:highlight w:val="yellow"/>
          <w:rPrChange w:id="319" w:author="Liu, Jun" w:date="2016-11-30T14:41:00Z">
            <w:rPr>
              <w:rFonts w:ascii="Times New Roman" w:hAnsi="Times New Roman"/>
              <w:szCs w:val="24"/>
            </w:rPr>
          </w:rPrChange>
        </w:rPr>
        <w:fldChar w:fldCharType="separate"/>
      </w:r>
      <w:r w:rsidR="00904219" w:rsidRPr="00CB67F0">
        <w:rPr>
          <w:rFonts w:ascii="Times New Roman" w:hAnsi="Times New Roman"/>
          <w:noProof/>
          <w:szCs w:val="24"/>
          <w:highlight w:val="yellow"/>
          <w:rPrChange w:id="320" w:author="Liu, Jun" w:date="2016-11-30T14:41:00Z">
            <w:rPr>
              <w:rFonts w:ascii="Times New Roman" w:hAnsi="Times New Roman"/>
              <w:noProof/>
              <w:szCs w:val="24"/>
            </w:rPr>
          </w:rPrChange>
        </w:rPr>
        <w:t>(Huang et al. 2015)</w:t>
      </w:r>
      <w:r w:rsidR="00904219" w:rsidRPr="00CB67F0">
        <w:rPr>
          <w:rFonts w:ascii="Times New Roman" w:hAnsi="Times New Roman"/>
          <w:szCs w:val="24"/>
          <w:highlight w:val="yellow"/>
          <w:rPrChange w:id="321" w:author="Liu, Jun" w:date="2016-11-30T14:41:00Z">
            <w:rPr>
              <w:rFonts w:ascii="Times New Roman" w:hAnsi="Times New Roman"/>
              <w:szCs w:val="24"/>
            </w:rPr>
          </w:rPrChange>
        </w:rPr>
        <w:fldChar w:fldCharType="end"/>
      </w:r>
      <w:r w:rsidR="006D20DC" w:rsidRPr="00CB67F0">
        <w:rPr>
          <w:rFonts w:ascii="Times New Roman" w:hAnsi="Times New Roman"/>
          <w:szCs w:val="24"/>
          <w:highlight w:val="yellow"/>
          <w:rPrChange w:id="322" w:author="Liu, Jun" w:date="2016-11-30T14:41:00Z">
            <w:rPr>
              <w:rFonts w:ascii="Times New Roman" w:hAnsi="Times New Roman"/>
              <w:szCs w:val="24"/>
            </w:rPr>
          </w:rPrChange>
        </w:rPr>
        <w:t>.</w:t>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116680" w:rsidRDefault="00E916DB" w:rsidP="00494EC2">
      <w:pPr>
        <w:autoSpaceDE w:val="0"/>
        <w:autoSpaceDN w:val="0"/>
        <w:adjustRightInd w:val="0"/>
        <w:spacing w:after="0" w:line="480" w:lineRule="auto"/>
        <w:rPr>
          <w:rFonts w:ascii="Times New Roman" w:hAnsi="Times New Roman"/>
          <w:szCs w:val="24"/>
          <w:highlight w:val="yellow"/>
          <w:rPrChange w:id="323" w:author="Liu, Jun" w:date="2016-11-30T14:55:00Z">
            <w:rPr>
              <w:rFonts w:ascii="Times New Roman" w:hAnsi="Times New Roman"/>
              <w:szCs w:val="24"/>
            </w:rPr>
          </w:rPrChange>
        </w:rPr>
      </w:pPr>
      <w:r w:rsidRPr="006947B3">
        <w:rPr>
          <w:rFonts w:ascii="Times New Roman" w:hAnsi="Times New Roman"/>
          <w:szCs w:val="24"/>
        </w:rPr>
        <w:lastRenderedPageBreak/>
        <w:tab/>
      </w:r>
      <w:r w:rsidRPr="00116680">
        <w:rPr>
          <w:rFonts w:ascii="Times New Roman" w:hAnsi="Times New Roman"/>
          <w:szCs w:val="24"/>
          <w:highlight w:val="yellow"/>
          <w:rPrChange w:id="324" w:author="Liu, Jun" w:date="2016-11-30T14:55:00Z">
            <w:rPr>
              <w:rFonts w:ascii="Times New Roman" w:hAnsi="Times New Roman"/>
              <w:szCs w:val="24"/>
            </w:rPr>
          </w:rPrChange>
        </w:rPr>
        <w:t xml:space="preserve">Because the seed transport is </w:t>
      </w:r>
      <w:r w:rsidR="005A699A" w:rsidRPr="00116680">
        <w:rPr>
          <w:rFonts w:ascii="Times New Roman" w:hAnsi="Times New Roman"/>
          <w:szCs w:val="24"/>
          <w:highlight w:val="yellow"/>
          <w:rPrChange w:id="325" w:author="Liu, Jun" w:date="2016-11-30T14:55:00Z">
            <w:rPr>
              <w:rFonts w:ascii="Times New Roman" w:hAnsi="Times New Roman"/>
              <w:szCs w:val="24"/>
            </w:rPr>
          </w:rPrChange>
        </w:rPr>
        <w:t>influenced</w:t>
      </w:r>
      <w:r w:rsidRPr="00116680">
        <w:rPr>
          <w:rFonts w:ascii="Times New Roman" w:hAnsi="Times New Roman"/>
          <w:szCs w:val="24"/>
          <w:highlight w:val="yellow"/>
          <w:rPrChange w:id="326" w:author="Liu, Jun" w:date="2016-11-30T14:55:00Z">
            <w:rPr>
              <w:rFonts w:ascii="Times New Roman" w:hAnsi="Times New Roman"/>
              <w:szCs w:val="24"/>
            </w:rPr>
          </w:rPrChange>
        </w:rPr>
        <w:t xml:space="preserve"> by </w:t>
      </w:r>
      <w:r w:rsidR="00240C4E" w:rsidRPr="00116680">
        <w:rPr>
          <w:rFonts w:ascii="Times New Roman" w:hAnsi="Times New Roman"/>
          <w:szCs w:val="24"/>
          <w:highlight w:val="yellow"/>
          <w:rPrChange w:id="327" w:author="Liu, Jun" w:date="2016-11-30T14:55:00Z">
            <w:rPr>
              <w:rFonts w:ascii="Times New Roman" w:hAnsi="Times New Roman"/>
              <w:szCs w:val="24"/>
            </w:rPr>
          </w:rPrChange>
        </w:rPr>
        <w:t>different</w:t>
      </w:r>
      <w:r w:rsidR="006C5960" w:rsidRPr="00116680">
        <w:rPr>
          <w:rFonts w:ascii="Times New Roman" w:hAnsi="Times New Roman"/>
          <w:szCs w:val="24"/>
          <w:highlight w:val="yellow"/>
          <w:rPrChange w:id="328" w:author="Liu, Jun" w:date="2016-11-30T14:55:00Z">
            <w:rPr>
              <w:rFonts w:ascii="Times New Roman" w:hAnsi="Times New Roman"/>
              <w:szCs w:val="24"/>
            </w:rPr>
          </w:rPrChange>
        </w:rPr>
        <w:t xml:space="preserve"> atmospheric parameters (</w:t>
      </w:r>
      <w:r w:rsidR="006C5960" w:rsidRPr="00116680">
        <w:rPr>
          <w:rFonts w:ascii="Times New Roman" w:eastAsia="CMR12" w:hAnsi="Times New Roman"/>
          <w:szCs w:val="24"/>
          <w:highlight w:val="yellow"/>
          <w:rPrChange w:id="329" w:author="Liu, Jun" w:date="2016-11-30T14:55:00Z">
            <w:rPr>
              <w:rFonts w:ascii="Times New Roman" w:eastAsia="CMR12" w:hAnsi="Times New Roman"/>
              <w:szCs w:val="24"/>
            </w:rPr>
          </w:rPrChange>
        </w:rPr>
        <w:t>especially</w:t>
      </w:r>
      <w:r w:rsidR="006C5960" w:rsidRPr="00116680">
        <w:rPr>
          <w:rFonts w:ascii="Times New Roman" w:hAnsi="Times New Roman"/>
          <w:szCs w:val="24"/>
          <w:highlight w:val="yellow"/>
          <w:rPrChange w:id="330" w:author="Liu, Jun" w:date="2016-11-30T14:55:00Z">
            <w:rPr>
              <w:rFonts w:ascii="Times New Roman" w:hAnsi="Times New Roman"/>
              <w:szCs w:val="24"/>
            </w:rPr>
          </w:rPrChange>
        </w:rPr>
        <w:t xml:space="preserve"> </w:t>
      </w:r>
      <w:r w:rsidR="00240C4E" w:rsidRPr="00116680">
        <w:rPr>
          <w:rFonts w:ascii="Times New Roman" w:hAnsi="Times New Roman"/>
          <w:szCs w:val="24"/>
          <w:highlight w:val="yellow"/>
          <w:rPrChange w:id="331" w:author="Liu, Jun" w:date="2016-11-30T14:55:00Z">
            <w:rPr>
              <w:rFonts w:ascii="Times New Roman" w:hAnsi="Times New Roman"/>
              <w:szCs w:val="24"/>
            </w:rPr>
          </w:rPrChange>
        </w:rPr>
        <w:t xml:space="preserve">horizontal </w:t>
      </w:r>
      <w:r w:rsidR="00F560BC" w:rsidRPr="00116680">
        <w:rPr>
          <w:rFonts w:ascii="Times New Roman" w:hAnsi="Times New Roman"/>
          <w:szCs w:val="24"/>
          <w:highlight w:val="yellow"/>
          <w:rPrChange w:id="332" w:author="Liu, Jun" w:date="2016-11-30T14:55:00Z">
            <w:rPr>
              <w:rFonts w:ascii="Times New Roman" w:hAnsi="Times New Roman"/>
              <w:szCs w:val="24"/>
            </w:rPr>
          </w:rPrChange>
        </w:rPr>
        <w:t>and vertical wind speeds</w:t>
      </w:r>
      <w:r w:rsidR="006C5960" w:rsidRPr="00116680">
        <w:rPr>
          <w:rFonts w:ascii="Times New Roman" w:hAnsi="Times New Roman"/>
          <w:szCs w:val="24"/>
          <w:highlight w:val="yellow"/>
          <w:rPrChange w:id="333" w:author="Liu, Jun" w:date="2016-11-30T14:55:00Z">
            <w:rPr>
              <w:rFonts w:ascii="Times New Roman" w:hAnsi="Times New Roman"/>
              <w:szCs w:val="24"/>
            </w:rPr>
          </w:rPrChange>
        </w:rPr>
        <w:t>)</w:t>
      </w:r>
      <w:r w:rsidR="006C053B" w:rsidRPr="00116680">
        <w:rPr>
          <w:rFonts w:ascii="Times New Roman" w:hAnsi="Times New Roman"/>
          <w:szCs w:val="24"/>
          <w:highlight w:val="yellow"/>
          <w:rPrChange w:id="334" w:author="Liu, Jun" w:date="2016-11-30T14:55:00Z">
            <w:rPr>
              <w:rFonts w:ascii="Times New Roman" w:hAnsi="Times New Roman"/>
              <w:szCs w:val="24"/>
            </w:rPr>
          </w:rPrChange>
        </w:rPr>
        <w:t>, seed settling speed,</w:t>
      </w:r>
      <w:r w:rsidR="00F6121B" w:rsidRPr="00116680">
        <w:rPr>
          <w:rFonts w:ascii="Times New Roman" w:hAnsi="Times New Roman"/>
          <w:szCs w:val="24"/>
          <w:highlight w:val="yellow"/>
          <w:rPrChange w:id="335" w:author="Liu, Jun" w:date="2016-11-30T14:55:00Z">
            <w:rPr>
              <w:rFonts w:ascii="Times New Roman" w:hAnsi="Times New Roman"/>
              <w:szCs w:val="24"/>
            </w:rPr>
          </w:rPrChange>
        </w:rPr>
        <w:t xml:space="preserve"> canopy structure, and topography</w:t>
      </w:r>
      <w:r w:rsidR="005A699A" w:rsidRPr="00116680">
        <w:rPr>
          <w:rFonts w:ascii="Times New Roman" w:hAnsi="Times New Roman"/>
          <w:szCs w:val="24"/>
          <w:highlight w:val="yellow"/>
          <w:rPrChange w:id="336" w:author="Liu, Jun" w:date="2016-11-30T14:55:00Z">
            <w:rPr>
              <w:rFonts w:ascii="Times New Roman" w:hAnsi="Times New Roman"/>
              <w:szCs w:val="24"/>
            </w:rPr>
          </w:rPrChange>
        </w:rPr>
        <w:t>,</w:t>
      </w:r>
      <w:r w:rsidR="008D7F88" w:rsidRPr="00116680">
        <w:rPr>
          <w:rFonts w:ascii="Times New Roman" w:hAnsi="Times New Roman"/>
          <w:szCs w:val="24"/>
          <w:highlight w:val="yellow"/>
          <w:rPrChange w:id="337" w:author="Liu, Jun" w:date="2016-11-30T14:55:00Z">
            <w:rPr>
              <w:rFonts w:ascii="Times New Roman" w:hAnsi="Times New Roman"/>
              <w:szCs w:val="24"/>
            </w:rPr>
          </w:rPrChange>
        </w:rPr>
        <w:t xml:space="preserve"> </w:t>
      </w:r>
      <w:r w:rsidR="005A699A" w:rsidRPr="00116680">
        <w:rPr>
          <w:rFonts w:ascii="Times New Roman" w:hAnsi="Times New Roman"/>
          <w:szCs w:val="24"/>
          <w:highlight w:val="yellow"/>
          <w:rPrChange w:id="338" w:author="Liu, Jun" w:date="2016-11-30T14:55:00Z">
            <w:rPr>
              <w:rFonts w:ascii="Times New Roman" w:hAnsi="Times New Roman"/>
              <w:szCs w:val="24"/>
            </w:rPr>
          </w:rPrChange>
        </w:rPr>
        <w:t>i</w:t>
      </w:r>
      <w:r w:rsidR="002A01D9" w:rsidRPr="00116680">
        <w:rPr>
          <w:rFonts w:ascii="Times New Roman" w:hAnsi="Times New Roman"/>
          <w:szCs w:val="24"/>
          <w:highlight w:val="yellow"/>
          <w:rPrChange w:id="339" w:author="Liu, Jun" w:date="2016-11-30T14:55:00Z">
            <w:rPr>
              <w:rFonts w:ascii="Times New Roman" w:hAnsi="Times New Roman"/>
              <w:szCs w:val="24"/>
            </w:rPr>
          </w:rPrChange>
        </w:rPr>
        <w:t>t is not possible to c</w:t>
      </w:r>
      <w:r w:rsidR="00A4740C" w:rsidRPr="00116680">
        <w:rPr>
          <w:rFonts w:ascii="Times New Roman" w:hAnsi="Times New Roman"/>
          <w:szCs w:val="24"/>
          <w:highlight w:val="yellow"/>
          <w:rPrChange w:id="340" w:author="Liu, Jun" w:date="2016-11-30T14:55:00Z">
            <w:rPr>
              <w:rFonts w:ascii="Times New Roman" w:hAnsi="Times New Roman"/>
              <w:szCs w:val="24"/>
            </w:rPr>
          </w:rPrChange>
        </w:rPr>
        <w:t>onduct</w:t>
      </w:r>
      <w:r w:rsidR="004350A8" w:rsidRPr="00116680">
        <w:rPr>
          <w:rFonts w:ascii="Times New Roman" w:hAnsi="Times New Roman"/>
          <w:szCs w:val="24"/>
          <w:highlight w:val="yellow"/>
          <w:rPrChange w:id="341" w:author="Liu, Jun" w:date="2016-11-30T14:55:00Z">
            <w:rPr>
              <w:rFonts w:ascii="Times New Roman" w:hAnsi="Times New Roman"/>
              <w:szCs w:val="24"/>
            </w:rPr>
          </w:rPrChange>
        </w:rPr>
        <w:t xml:space="preserve"> </w:t>
      </w:r>
      <w:r w:rsidR="00C328B2" w:rsidRPr="00116680">
        <w:rPr>
          <w:rFonts w:ascii="Times New Roman" w:hAnsi="Times New Roman"/>
          <w:szCs w:val="24"/>
          <w:highlight w:val="yellow"/>
          <w:rPrChange w:id="342" w:author="Liu, Jun" w:date="2016-11-30T14:55:00Z">
            <w:rPr>
              <w:rFonts w:ascii="Times New Roman" w:hAnsi="Times New Roman"/>
              <w:szCs w:val="24"/>
            </w:rPr>
          </w:rPrChange>
        </w:rPr>
        <w:t xml:space="preserve">all </w:t>
      </w:r>
      <w:r w:rsidR="002A01D9" w:rsidRPr="00116680">
        <w:rPr>
          <w:rFonts w:ascii="Times New Roman" w:hAnsi="Times New Roman"/>
          <w:szCs w:val="24"/>
          <w:highlight w:val="yellow"/>
          <w:rPrChange w:id="343" w:author="Liu, Jun" w:date="2016-11-30T14:55:00Z">
            <w:rPr>
              <w:rFonts w:ascii="Times New Roman" w:hAnsi="Times New Roman"/>
              <w:szCs w:val="24"/>
            </w:rPr>
          </w:rPrChange>
        </w:rPr>
        <w:t xml:space="preserve">experiments under </w:t>
      </w:r>
      <w:r w:rsidR="00827E51" w:rsidRPr="00116680">
        <w:rPr>
          <w:rFonts w:ascii="Times New Roman" w:hAnsi="Times New Roman"/>
          <w:szCs w:val="24"/>
          <w:highlight w:val="yellow"/>
          <w:rPrChange w:id="344" w:author="Liu, Jun" w:date="2016-11-30T14:55:00Z">
            <w:rPr>
              <w:rFonts w:ascii="Times New Roman" w:hAnsi="Times New Roman"/>
              <w:szCs w:val="24"/>
            </w:rPr>
          </w:rPrChange>
        </w:rPr>
        <w:t xml:space="preserve">all the </w:t>
      </w:r>
      <w:r w:rsidR="00A4740C" w:rsidRPr="00116680">
        <w:rPr>
          <w:rFonts w:ascii="Times New Roman" w:hAnsi="Times New Roman"/>
          <w:szCs w:val="24"/>
          <w:highlight w:val="yellow"/>
          <w:rPrChange w:id="345" w:author="Liu, Jun" w:date="2016-11-30T14:55:00Z">
            <w:rPr>
              <w:rFonts w:ascii="Times New Roman" w:hAnsi="Times New Roman"/>
              <w:szCs w:val="24"/>
            </w:rPr>
          </w:rPrChange>
        </w:rPr>
        <w:t xml:space="preserve">different </w:t>
      </w:r>
      <w:r w:rsidR="00EA34BF" w:rsidRPr="00116680">
        <w:rPr>
          <w:rFonts w:ascii="Times New Roman" w:hAnsi="Times New Roman"/>
          <w:szCs w:val="24"/>
          <w:highlight w:val="yellow"/>
          <w:rPrChange w:id="346" w:author="Liu, Jun" w:date="2016-11-30T14:55:00Z">
            <w:rPr>
              <w:rFonts w:ascii="Times New Roman" w:hAnsi="Times New Roman"/>
              <w:szCs w:val="24"/>
            </w:rPr>
          </w:rPrChange>
        </w:rPr>
        <w:t xml:space="preserve">parameter </w:t>
      </w:r>
      <w:r w:rsidR="00A4740C" w:rsidRPr="00116680">
        <w:rPr>
          <w:rFonts w:ascii="Times New Roman" w:hAnsi="Times New Roman"/>
          <w:szCs w:val="24"/>
          <w:highlight w:val="yellow"/>
          <w:rPrChange w:id="347" w:author="Liu, Jun" w:date="2016-11-30T14:55:00Z">
            <w:rPr>
              <w:rFonts w:ascii="Times New Roman" w:hAnsi="Times New Roman"/>
              <w:szCs w:val="24"/>
            </w:rPr>
          </w:rPrChange>
        </w:rPr>
        <w:t>conditions</w:t>
      </w:r>
      <w:r w:rsidR="002A01D9" w:rsidRPr="00116680">
        <w:rPr>
          <w:rFonts w:ascii="Times New Roman" w:hAnsi="Times New Roman"/>
          <w:szCs w:val="24"/>
          <w:highlight w:val="yellow"/>
          <w:rPrChange w:id="348" w:author="Liu, Jun" w:date="2016-11-30T14:55:00Z">
            <w:rPr>
              <w:rFonts w:ascii="Times New Roman" w:hAnsi="Times New Roman"/>
              <w:szCs w:val="24"/>
            </w:rPr>
          </w:rPrChange>
        </w:rPr>
        <w:t xml:space="preserve">. </w:t>
      </w:r>
      <w:r w:rsidR="008D7F88" w:rsidRPr="00116680">
        <w:rPr>
          <w:rFonts w:ascii="Times New Roman" w:hAnsi="Times New Roman"/>
          <w:szCs w:val="24"/>
          <w:highlight w:val="yellow"/>
          <w:rPrChange w:id="349" w:author="Liu, Jun" w:date="2016-11-30T14:55:00Z">
            <w:rPr>
              <w:rFonts w:ascii="Times New Roman" w:hAnsi="Times New Roman"/>
              <w:szCs w:val="24"/>
            </w:rPr>
          </w:rPrChange>
        </w:rPr>
        <w:t xml:space="preserve">Modeling work is needed to </w:t>
      </w:r>
      <w:r w:rsidR="00B817D0" w:rsidRPr="00116680">
        <w:rPr>
          <w:rFonts w:ascii="Times New Roman" w:hAnsi="Times New Roman"/>
          <w:szCs w:val="24"/>
          <w:highlight w:val="yellow"/>
          <w:rPrChange w:id="350" w:author="Liu, Jun" w:date="2016-11-30T14:55:00Z">
            <w:rPr>
              <w:rFonts w:ascii="Times New Roman" w:hAnsi="Times New Roman"/>
              <w:szCs w:val="24"/>
            </w:rPr>
          </w:rPrChange>
        </w:rPr>
        <w:t xml:space="preserve">include these parameters and simulate </w:t>
      </w:r>
      <w:r w:rsidR="009C74B4" w:rsidRPr="00116680">
        <w:rPr>
          <w:rFonts w:ascii="Times New Roman" w:hAnsi="Times New Roman"/>
          <w:szCs w:val="24"/>
          <w:highlight w:val="yellow"/>
          <w:rPrChange w:id="351" w:author="Liu, Jun" w:date="2016-11-30T14:55:00Z">
            <w:rPr>
              <w:rFonts w:ascii="Times New Roman" w:hAnsi="Times New Roman"/>
              <w:szCs w:val="24"/>
            </w:rPr>
          </w:rPrChange>
        </w:rPr>
        <w:t>all possible cases</w:t>
      </w:r>
      <w:r w:rsidR="00B817D0" w:rsidRPr="00116680">
        <w:rPr>
          <w:rFonts w:ascii="Times New Roman" w:hAnsi="Times New Roman"/>
          <w:szCs w:val="24"/>
          <w:highlight w:val="yellow"/>
          <w:rPrChange w:id="352" w:author="Liu, Jun" w:date="2016-11-30T14:55:00Z">
            <w:rPr>
              <w:rFonts w:ascii="Times New Roman" w:hAnsi="Times New Roman"/>
              <w:szCs w:val="24"/>
            </w:rPr>
          </w:rPrChange>
        </w:rPr>
        <w:t>.</w:t>
      </w:r>
    </w:p>
    <w:p w14:paraId="1EEA0793" w14:textId="44E5AC7B" w:rsidR="00CD274C" w:rsidRPr="00116680" w:rsidRDefault="00CD274C" w:rsidP="00C17972">
      <w:pPr>
        <w:pStyle w:val="Heading1"/>
        <w:rPr>
          <w:rStyle w:val="BDAbstractTitleChar"/>
          <w:rFonts w:ascii="Times New Roman" w:hAnsi="Times New Roman"/>
          <w:kern w:val="32"/>
          <w:sz w:val="24"/>
          <w:szCs w:val="24"/>
          <w:highlight w:val="yellow"/>
          <w:rPrChange w:id="353" w:author="Liu, Jun" w:date="2016-11-30T14:55:00Z">
            <w:rPr>
              <w:rStyle w:val="BDAbstractTitleChar"/>
              <w:rFonts w:ascii="Times New Roman" w:hAnsi="Times New Roman"/>
              <w:kern w:val="32"/>
              <w:sz w:val="24"/>
              <w:szCs w:val="24"/>
            </w:rPr>
          </w:rPrChange>
        </w:rPr>
      </w:pPr>
      <w:r w:rsidRPr="00116680">
        <w:rPr>
          <w:rStyle w:val="BDAbstractTitleChar"/>
          <w:rFonts w:ascii="Times New Roman" w:hAnsi="Times New Roman"/>
          <w:b/>
          <w:kern w:val="32"/>
          <w:sz w:val="24"/>
          <w:szCs w:val="24"/>
          <w:highlight w:val="yellow"/>
          <w:rPrChange w:id="354" w:author="Liu, Jun" w:date="2016-11-30T14:55:00Z">
            <w:rPr>
              <w:rStyle w:val="BDAbstractTitleChar"/>
              <w:rFonts w:ascii="Times New Roman" w:hAnsi="Times New Roman"/>
              <w:b/>
              <w:kern w:val="32"/>
              <w:sz w:val="24"/>
              <w:szCs w:val="24"/>
            </w:rPr>
          </w:rPrChange>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116680">
        <w:rPr>
          <w:rFonts w:ascii="Times New Roman" w:hAnsi="Times New Roman"/>
          <w:szCs w:val="24"/>
          <w:highlight w:val="yellow"/>
          <w:rPrChange w:id="355" w:author="Liu, Jun" w:date="2016-11-30T14:55:00Z">
            <w:rPr>
              <w:rFonts w:ascii="Times New Roman" w:hAnsi="Times New Roman"/>
              <w:szCs w:val="24"/>
            </w:rPr>
          </w:rPrChange>
        </w:rPr>
        <w:t xml:space="preserve">The </w:t>
      </w:r>
      <w:r w:rsidR="001C2CC0" w:rsidRPr="00116680">
        <w:rPr>
          <w:rFonts w:ascii="Times New Roman" w:hAnsi="Times New Roman"/>
          <w:szCs w:val="24"/>
          <w:highlight w:val="yellow"/>
          <w:rPrChange w:id="356" w:author="Liu, Jun" w:date="2016-11-30T14:55:00Z">
            <w:rPr>
              <w:rFonts w:ascii="Times New Roman" w:hAnsi="Times New Roman"/>
              <w:szCs w:val="24"/>
            </w:rPr>
          </w:rPrChange>
        </w:rPr>
        <w:t xml:space="preserve">dynamic </w:t>
      </w:r>
      <w:r w:rsidRPr="00116680">
        <w:rPr>
          <w:rFonts w:ascii="Times New Roman" w:hAnsi="Times New Roman"/>
          <w:szCs w:val="24"/>
          <w:highlight w:val="yellow"/>
          <w:rPrChange w:id="357" w:author="Liu, Jun" w:date="2016-11-30T14:55:00Z">
            <w:rPr>
              <w:rFonts w:ascii="Times New Roman" w:hAnsi="Times New Roman"/>
              <w:szCs w:val="24"/>
            </w:rPr>
          </w:rPrChange>
        </w:rPr>
        <w:t xml:space="preserve">source strength (emission rate) </w:t>
      </w:r>
      <w:r w:rsidR="001C2CC0" w:rsidRPr="00116680">
        <w:rPr>
          <w:rFonts w:ascii="Times New Roman" w:hAnsi="Times New Roman"/>
          <w:szCs w:val="24"/>
          <w:highlight w:val="yellow"/>
          <w:rPrChange w:id="358" w:author="Liu, Jun" w:date="2016-11-30T14:55:00Z">
            <w:rPr>
              <w:rFonts w:ascii="Times New Roman" w:hAnsi="Times New Roman"/>
              <w:szCs w:val="24"/>
            </w:rPr>
          </w:rPrChange>
        </w:rPr>
        <w:t xml:space="preserve">of horseweed seed was obtained </w:t>
      </w:r>
      <w:r w:rsidRPr="00116680">
        <w:rPr>
          <w:rFonts w:ascii="Times New Roman" w:hAnsi="Times New Roman"/>
          <w:szCs w:val="24"/>
          <w:highlight w:val="yellow"/>
          <w:rPrChange w:id="359" w:author="Liu, Jun" w:date="2016-11-30T14:55:00Z">
            <w:rPr>
              <w:rFonts w:ascii="Times New Roman" w:hAnsi="Times New Roman"/>
              <w:szCs w:val="24"/>
            </w:rPr>
          </w:rPrChange>
        </w:rPr>
        <w:t>in</w:t>
      </w:r>
      <w:r w:rsidR="00E57220" w:rsidRPr="00116680">
        <w:rPr>
          <w:rFonts w:ascii="Times New Roman" w:hAnsi="Times New Roman"/>
          <w:szCs w:val="24"/>
          <w:highlight w:val="yellow"/>
          <w:rPrChange w:id="360" w:author="Liu, Jun" w:date="2016-11-30T14:55:00Z">
            <w:rPr>
              <w:rFonts w:ascii="Times New Roman" w:hAnsi="Times New Roman"/>
              <w:szCs w:val="24"/>
            </w:rPr>
          </w:rPrChange>
        </w:rPr>
        <w:t xml:space="preserve"> this study</w:t>
      </w:r>
      <w:r w:rsidRPr="00116680">
        <w:rPr>
          <w:rFonts w:ascii="Times New Roman" w:hAnsi="Times New Roman"/>
          <w:szCs w:val="24"/>
          <w:highlight w:val="yellow"/>
          <w:rPrChange w:id="361" w:author="Liu, Jun" w:date="2016-11-30T14:55:00Z">
            <w:rPr>
              <w:rFonts w:ascii="Times New Roman" w:hAnsi="Times New Roman"/>
              <w:szCs w:val="24"/>
            </w:rPr>
          </w:rPrChange>
        </w:rPr>
        <w:t xml:space="preserve">.  The average total seed production was estimated to be 158,876 </w:t>
      </w:r>
      <w:r w:rsidR="007914F7" w:rsidRPr="00116680">
        <w:rPr>
          <w:rFonts w:ascii="Times New Roman" w:hAnsi="Times New Roman"/>
          <w:szCs w:val="24"/>
          <w:highlight w:val="yellow"/>
          <w:rPrChange w:id="362" w:author="Liu, Jun" w:date="2016-11-30T14:55:00Z">
            <w:rPr>
              <w:rFonts w:ascii="Times New Roman" w:hAnsi="Times New Roman"/>
              <w:szCs w:val="24"/>
            </w:rPr>
          </w:rPrChange>
        </w:rPr>
        <w:t>seed</w:t>
      </w:r>
      <w:r w:rsidRPr="00116680">
        <w:rPr>
          <w:rFonts w:ascii="Times New Roman" w:hAnsi="Times New Roman"/>
          <w:szCs w:val="24"/>
          <w:highlight w:val="yellow"/>
          <w:rPrChange w:id="363" w:author="Liu, Jun" w:date="2016-11-30T14:55:00Z">
            <w:rPr>
              <w:rFonts w:ascii="Times New Roman" w:hAnsi="Times New Roman"/>
              <w:szCs w:val="24"/>
            </w:rPr>
          </w:rPrChange>
        </w:rPr>
        <w:t>s/plant for the life of the experiment.  A regression equation was obtained to determine normalized diurnal source strength based on atmospheric parameters.</w:t>
      </w:r>
      <w:r w:rsidR="00285729" w:rsidRPr="00116680">
        <w:rPr>
          <w:rFonts w:ascii="Times New Roman" w:hAnsi="Times New Roman"/>
          <w:szCs w:val="24"/>
          <w:highlight w:val="yellow"/>
          <w:rPrChange w:id="364" w:author="Liu, Jun" w:date="2016-11-30T14:55:00Z">
            <w:rPr>
              <w:rFonts w:ascii="Times New Roman" w:hAnsi="Times New Roman"/>
              <w:szCs w:val="24"/>
            </w:rPr>
          </w:rPrChange>
        </w:rPr>
        <w:t xml:space="preserve"> </w:t>
      </w:r>
      <w:r w:rsidRPr="00116680">
        <w:rPr>
          <w:rFonts w:ascii="Times New Roman" w:hAnsi="Times New Roman"/>
          <w:szCs w:val="24"/>
          <w:highlight w:val="yellow"/>
          <w:rPrChange w:id="365" w:author="Liu, Jun" w:date="2016-11-30T14:55:00Z">
            <w:rPr>
              <w:rFonts w:ascii="Times New Roman" w:hAnsi="Times New Roman"/>
              <w:szCs w:val="24"/>
            </w:rPr>
          </w:rPrChange>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116680">
        <w:rPr>
          <w:rFonts w:ascii="Times New Roman" w:hAnsi="Times New Roman"/>
          <w:szCs w:val="24"/>
          <w:highlight w:val="yellow"/>
          <w:rPrChange w:id="366" w:author="Liu, Jun" w:date="2016-11-30T14:55:00Z">
            <w:rPr>
              <w:rFonts w:ascii="Times New Roman" w:hAnsi="Times New Roman"/>
              <w:szCs w:val="24"/>
            </w:rPr>
          </w:rPrChange>
        </w:rPr>
        <w:t>T</w:t>
      </w:r>
      <w:r w:rsidRPr="00116680">
        <w:rPr>
          <w:rFonts w:ascii="Times New Roman" w:hAnsi="Times New Roman"/>
          <w:szCs w:val="24"/>
          <w:highlight w:val="yellow"/>
          <w:rPrChange w:id="367" w:author="Liu, Jun" w:date="2016-11-30T14:55:00Z">
            <w:rPr>
              <w:rFonts w:ascii="Times New Roman" w:hAnsi="Times New Roman"/>
              <w:szCs w:val="24"/>
            </w:rPr>
          </w:rPrChange>
        </w:rPr>
        <w:t>he seed emission was mainly affected by horizontal wind speed. Horizontal seed transport was mainly affected by horizontal wind speed and horizontal turbulence, while the major atmospheric parameter affecting vertical transport was vertical wind velocity.</w:t>
      </w:r>
      <w:r w:rsidRPr="006947B3">
        <w:rPr>
          <w:rFonts w:ascii="Times New Roman" w:hAnsi="Times New Roman"/>
          <w:szCs w:val="24"/>
        </w:rPr>
        <w:t xml:space="preserve">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368" w:name="OLE_LINK16"/>
      <w:bookmarkStart w:id="369" w:name="OLE_LINK17"/>
      <w:bookmarkStart w:id="370" w:name="OLE_LINK18"/>
      <w:r w:rsidRPr="006947B3">
        <w:rPr>
          <w:rFonts w:ascii="Times New Roman" w:hAnsi="Times New Roman"/>
        </w:rPr>
        <w:t>University of Illinois at Urbana-Champaign</w:t>
      </w:r>
      <w:bookmarkEnd w:id="368"/>
      <w:bookmarkEnd w:id="369"/>
      <w:bookmarkEnd w:id="370"/>
      <w:r w:rsidRPr="006947B3">
        <w:rPr>
          <w:rFonts w:ascii="Times New Roman" w:hAnsi="Times New Roman"/>
        </w:rPr>
        <w:t xml:space="preserve">. The authors thank Dr. </w:t>
      </w:r>
      <w:bookmarkStart w:id="371" w:name="OLE_LINK19"/>
      <w:r w:rsidRPr="006947B3">
        <w:rPr>
          <w:rFonts w:ascii="Times New Roman" w:hAnsi="Times New Roman"/>
        </w:rPr>
        <w:t xml:space="preserve">Adam Davis </w:t>
      </w:r>
      <w:bookmarkEnd w:id="371"/>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20"/>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Liu, Jun" w:date="2016-11-30T13:33:00Z" w:initials="LJ">
    <w:p w14:paraId="0D7F1D21" w14:textId="26592D02" w:rsidR="00407C58" w:rsidRDefault="00407C58">
      <w:pPr>
        <w:pStyle w:val="CommentText"/>
      </w:pPr>
      <w:r>
        <w:rPr>
          <w:rStyle w:val="CommentReference"/>
        </w:rPr>
        <w:annotationRef/>
      </w:r>
      <w:r w:rsidRPr="008C78A4">
        <w:rPr>
          <w:rFonts w:eastAsia="Times New Roman"/>
          <w:color w:val="000000"/>
        </w:rPr>
        <w:t>please clarify the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7F1D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45262" w14:textId="77777777" w:rsidR="00556D32" w:rsidRDefault="00556D32">
      <w:r>
        <w:separator/>
      </w:r>
    </w:p>
    <w:p w14:paraId="67D95BE8" w14:textId="77777777" w:rsidR="00556D32" w:rsidRDefault="00556D32"/>
  </w:endnote>
  <w:endnote w:type="continuationSeparator" w:id="0">
    <w:p w14:paraId="75753B3D" w14:textId="77777777" w:rsidR="00556D32" w:rsidRDefault="00556D32">
      <w:r>
        <w:continuationSeparator/>
      </w:r>
    </w:p>
    <w:p w14:paraId="2D6E8BB9" w14:textId="77777777" w:rsidR="00556D32" w:rsidRDefault="00556D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43" w:usb2="00000009" w:usb3="00000000" w:csb0="000001FF" w:csb1="00000000"/>
    <w:embedRegular r:id="rId1" w:fontKey="{4A9230FA-AE39-4547-9510-7CED6A110AE8}"/>
    <w:embedBold r:id="rId2" w:fontKey="{CFC19962-B1BE-4C5F-9064-04F647E20CD3}"/>
    <w:embedItalic r:id="rId3" w:fontKey="{2ABA785E-3DBA-4075-96D4-1C62E931646D}"/>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subsetted="1" w:fontKey="{AB1F381E-9518-4A3F-8DBA-6D09EB57EE2C}"/>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5" w:subsetted="1" w:fontKey="{DFC54D96-F6C3-4F9C-A120-1379ACEBA521}"/>
    <w:embedItalic r:id="rId6" w:subsetted="1" w:fontKey="{7124BAE7-381D-4A71-B724-2C20BEE370E0}"/>
    <w:embedBoldItalic r:id="rId7" w:subsetted="1" w:fontKey="{18100A00-D896-44FC-B026-FA09DE7C28F6}"/>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407C58" w:rsidRDefault="00407C58">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407C58" w:rsidRDefault="00407C58">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407C58" w:rsidRDefault="00407C58">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407C58" w:rsidRDefault="00407C58">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407C58" w:rsidRDefault="00407C58">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407C58" w:rsidRDefault="00407C58">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407C58" w:rsidRDefault="00407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407C58" w:rsidRDefault="00407C58">
    <w:pPr>
      <w:pStyle w:val="Footer"/>
      <w:ind w:right="360"/>
    </w:pPr>
  </w:p>
  <w:p w14:paraId="75C2344E" w14:textId="77777777" w:rsidR="00407C58" w:rsidRDefault="00407C58"/>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652FB54D" w:rsidR="00407C58" w:rsidRDefault="00407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0F70">
      <w:rPr>
        <w:rStyle w:val="PageNumber"/>
        <w:noProof/>
      </w:rPr>
      <w:t>3</w:t>
    </w:r>
    <w:r>
      <w:rPr>
        <w:rStyle w:val="PageNumber"/>
      </w:rPr>
      <w:fldChar w:fldCharType="end"/>
    </w:r>
  </w:p>
  <w:p w14:paraId="7DBBFD16" w14:textId="77777777" w:rsidR="00407C58" w:rsidRDefault="00407C58">
    <w:pPr>
      <w:pStyle w:val="Footer"/>
      <w:ind w:right="360"/>
    </w:pPr>
  </w:p>
  <w:p w14:paraId="2FE9423C" w14:textId="77777777" w:rsidR="00407C58" w:rsidRDefault="00407C5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3A350A" w14:textId="77777777" w:rsidR="00556D32" w:rsidRDefault="00556D32">
      <w:r>
        <w:separator/>
      </w:r>
    </w:p>
    <w:p w14:paraId="2711AF4E" w14:textId="77777777" w:rsidR="00556D32" w:rsidRDefault="00556D32"/>
  </w:footnote>
  <w:footnote w:type="continuationSeparator" w:id="0">
    <w:p w14:paraId="5F73085A" w14:textId="77777777" w:rsidR="00556D32" w:rsidRDefault="00556D32">
      <w:r>
        <w:continuationSeparator/>
      </w:r>
    </w:p>
    <w:p w14:paraId="5B144A39" w14:textId="77777777" w:rsidR="00556D32" w:rsidRDefault="00556D3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407C58" w:rsidRDefault="00407C5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TrueTypeFonts/>
  <w:saveSubsetFonts/>
  <w:bordersDoNotSurroundHeader/>
  <w:bordersDoNotSurroundFooter/>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0F70"/>
    <w:rsid w:val="000727CD"/>
    <w:rsid w:val="000728FA"/>
    <w:rsid w:val="00072A34"/>
    <w:rsid w:val="00073A3D"/>
    <w:rsid w:val="000806A9"/>
    <w:rsid w:val="00080895"/>
    <w:rsid w:val="00081669"/>
    <w:rsid w:val="0008245B"/>
    <w:rsid w:val="00082683"/>
    <w:rsid w:val="00082875"/>
    <w:rsid w:val="0008582E"/>
    <w:rsid w:val="00085FAA"/>
    <w:rsid w:val="0008609B"/>
    <w:rsid w:val="000865D4"/>
    <w:rsid w:val="00086B64"/>
    <w:rsid w:val="00090EE3"/>
    <w:rsid w:val="000914B6"/>
    <w:rsid w:val="000918DC"/>
    <w:rsid w:val="00091E89"/>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844"/>
    <w:rsid w:val="000E5D71"/>
    <w:rsid w:val="000E6E18"/>
    <w:rsid w:val="000E75E3"/>
    <w:rsid w:val="000E7C0E"/>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6680"/>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608D1"/>
    <w:rsid w:val="001610AE"/>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310B"/>
    <w:rsid w:val="00184B06"/>
    <w:rsid w:val="001858DC"/>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828"/>
    <w:rsid w:val="003E5207"/>
    <w:rsid w:val="003E5921"/>
    <w:rsid w:val="003E6FA6"/>
    <w:rsid w:val="003E766A"/>
    <w:rsid w:val="003E79F1"/>
    <w:rsid w:val="003E7E5A"/>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6969"/>
    <w:rsid w:val="00407318"/>
    <w:rsid w:val="00407C5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4CF"/>
    <w:rsid w:val="004573E3"/>
    <w:rsid w:val="004578D9"/>
    <w:rsid w:val="004601AA"/>
    <w:rsid w:val="0046134D"/>
    <w:rsid w:val="00461AA3"/>
    <w:rsid w:val="00463251"/>
    <w:rsid w:val="00463CE5"/>
    <w:rsid w:val="004643BC"/>
    <w:rsid w:val="0046472D"/>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8BD"/>
    <w:rsid w:val="004E6E87"/>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6D32"/>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AA8"/>
    <w:rsid w:val="00652899"/>
    <w:rsid w:val="006532A9"/>
    <w:rsid w:val="0065362A"/>
    <w:rsid w:val="006557B0"/>
    <w:rsid w:val="006561BE"/>
    <w:rsid w:val="006577BF"/>
    <w:rsid w:val="00660184"/>
    <w:rsid w:val="00661798"/>
    <w:rsid w:val="00663CF6"/>
    <w:rsid w:val="00665126"/>
    <w:rsid w:val="00666D33"/>
    <w:rsid w:val="006674C8"/>
    <w:rsid w:val="00670922"/>
    <w:rsid w:val="006718FD"/>
    <w:rsid w:val="00671E3D"/>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2ABE"/>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42C"/>
    <w:rsid w:val="00957809"/>
    <w:rsid w:val="00957C0B"/>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083"/>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0C46"/>
    <w:rsid w:val="00CB168F"/>
    <w:rsid w:val="00CB2614"/>
    <w:rsid w:val="00CB2ACE"/>
    <w:rsid w:val="00CB3650"/>
    <w:rsid w:val="00CB3676"/>
    <w:rsid w:val="00CB55D5"/>
    <w:rsid w:val="00CB67F0"/>
    <w:rsid w:val="00CC0455"/>
    <w:rsid w:val="00CC135F"/>
    <w:rsid w:val="00CC1835"/>
    <w:rsid w:val="00CC4120"/>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900"/>
    <w:rsid w:val="00CF44FE"/>
    <w:rsid w:val="00D01C80"/>
    <w:rsid w:val="00D0596F"/>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27C62"/>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505C"/>
    <w:rsid w:val="00F763CF"/>
    <w:rsid w:val="00F763D5"/>
    <w:rsid w:val="00F767FF"/>
    <w:rsid w:val="00F7769C"/>
    <w:rsid w:val="00F77B76"/>
    <w:rsid w:val="00F801CD"/>
    <w:rsid w:val="00F8044C"/>
    <w:rsid w:val="00F80577"/>
    <w:rsid w:val="00F80637"/>
    <w:rsid w:val="00F80901"/>
    <w:rsid w:val="00F80936"/>
    <w:rsid w:val="00F8224F"/>
    <w:rsid w:val="00F82473"/>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eastAsia="SimSun"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eastAsia="SimSun"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wmf"/><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google.com/search?biw=1517&amp;bih=741&amp;q=logarithmic&amp;spell=1&amp;sa=X&amp;ei=40_FU8flJ8mVyAT5i4H4Aw&amp;ved=0CBoQvwUoA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8F3D5-1EDC-4C4E-9BC1-23F18500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15811</Words>
  <Characters>90127</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105727</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cp:revision>
  <cp:lastPrinted>2011-04-15T21:20:00Z</cp:lastPrinted>
  <dcterms:created xsi:type="dcterms:W3CDTF">2016-12-01T16:30:00Z</dcterms:created>
  <dcterms:modified xsi:type="dcterms:W3CDTF">2016-12-01T16:30:00Z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